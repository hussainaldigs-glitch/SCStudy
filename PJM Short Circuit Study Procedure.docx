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FD2E" w14:textId="3CA39C3A" w:rsidR="6F3736F6" w:rsidRDefault="6F3736F6" w:rsidP="127AFC1C">
      <w:pPr>
        <w:pStyle w:val="Heading2"/>
      </w:pPr>
      <w:r>
        <w:t>PJM SHORT CIRCUIT STUDY PROCEDURE</w:t>
      </w:r>
    </w:p>
    <w:p w14:paraId="16758DF7" w14:textId="4A49CE2A" w:rsidR="6F3736F6" w:rsidRDefault="6F3736F6" w:rsidP="127AFC1C">
      <w:pPr>
        <w:pStyle w:val="Heading2"/>
        <w:rPr>
          <w:sz w:val="20"/>
          <w:szCs w:val="20"/>
        </w:rPr>
      </w:pPr>
      <w:r w:rsidRPr="4BF6991E">
        <w:rPr>
          <w:sz w:val="20"/>
          <w:szCs w:val="20"/>
        </w:rPr>
        <w:t>Version 1.</w:t>
      </w:r>
      <w:r w:rsidR="00794534">
        <w:rPr>
          <w:sz w:val="20"/>
          <w:szCs w:val="20"/>
        </w:rPr>
        <w:t>3</w:t>
      </w:r>
      <w:r w:rsidRPr="4BF6991E">
        <w:rPr>
          <w:sz w:val="20"/>
          <w:szCs w:val="20"/>
        </w:rPr>
        <w:t xml:space="preserve"> - 0</w:t>
      </w:r>
      <w:r w:rsidR="48AA3778" w:rsidRPr="4BF6991E">
        <w:rPr>
          <w:sz w:val="20"/>
          <w:szCs w:val="20"/>
        </w:rPr>
        <w:t>2/</w:t>
      </w:r>
      <w:r w:rsidR="00794534">
        <w:rPr>
          <w:sz w:val="20"/>
          <w:szCs w:val="20"/>
        </w:rPr>
        <w:t>11</w:t>
      </w:r>
      <w:r w:rsidRPr="4BF6991E">
        <w:rPr>
          <w:sz w:val="20"/>
          <w:szCs w:val="20"/>
        </w:rPr>
        <w:t>/2026</w:t>
      </w:r>
    </w:p>
    <w:p w14:paraId="01181D75" w14:textId="119D1641" w:rsidR="0D6AEBAE" w:rsidRPr="009807A0" w:rsidRDefault="0D6AEBAE" w:rsidP="127AFC1C">
      <w:pPr>
        <w:pStyle w:val="Heading2"/>
        <w:rPr>
          <w:sz w:val="18"/>
          <w:szCs w:val="18"/>
        </w:rPr>
      </w:pPr>
      <w:r w:rsidRPr="127AFC1C">
        <w:rPr>
          <w:sz w:val="18"/>
          <w:szCs w:val="18"/>
        </w:rPr>
        <w:t>Edited By</w:t>
      </w:r>
      <w:r w:rsidR="70D31A07" w:rsidRPr="009807A0">
        <w:rPr>
          <w:sz w:val="18"/>
          <w:szCs w:val="18"/>
        </w:rPr>
        <w:t>: Luke Eichten | Hussain Al-Digs</w:t>
      </w:r>
    </w:p>
    <w:p w14:paraId="39A795E4" w14:textId="77777777" w:rsidR="00CE33E1" w:rsidRDefault="00000000">
      <w:bookmarkStart w:id="0" w:name="purpose-of-this-guide"/>
      <w:r>
        <w:pict w14:anchorId="6EF796D4">
          <v:rect id="_x0000_i1027" style="width:0;height:1.5pt" o:hralign="center" o:hrstd="t" o:hr="t"/>
        </w:pict>
      </w:r>
    </w:p>
    <w:p w14:paraId="57D12AE7" w14:textId="77777777" w:rsidR="00CE33E1" w:rsidRDefault="006D3099">
      <w:pPr>
        <w:pStyle w:val="Heading3"/>
      </w:pPr>
      <w:bookmarkStart w:id="1" w:name="Xdb9ae5553fce3bf928c97be5440cf1a4c773f51"/>
      <w:bookmarkStart w:id="2" w:name="required-inputs-files-before-you-start"/>
      <w:bookmarkEnd w:id="0"/>
      <w:r>
        <w:t>1.1 Files You Must Obtain (From PJM / Project Owner)</w:t>
      </w:r>
    </w:p>
    <w:p w14:paraId="0E67D02A" w14:textId="23169DFB" w:rsidR="00CE33E1" w:rsidRDefault="0773800A">
      <w:pPr>
        <w:pStyle w:val="FirstParagraph"/>
      </w:pPr>
      <w:r>
        <w:t>The following items are needed to perform the study. If you do not have PJM access, you must request the following from someone with a PJM laptop:</w:t>
      </w:r>
    </w:p>
    <w:p w14:paraId="3FA9927B" w14:textId="086C8070" w:rsidR="00CE33E1" w:rsidRDefault="006D3099">
      <w:pPr>
        <w:pStyle w:val="Compact"/>
        <w:numPr>
          <w:ilvl w:val="0"/>
          <w:numId w:val="2"/>
        </w:numPr>
      </w:pPr>
      <w:r w:rsidRPr="127AFC1C">
        <w:rPr>
          <w:b/>
          <w:bCs/>
        </w:rPr>
        <w:t>OLR file</w:t>
      </w:r>
      <w:r>
        <w:t xml:space="preserve"> – </w:t>
      </w:r>
      <w:r w:rsidR="616F3127">
        <w:t xml:space="preserve">Most recent </w:t>
      </w:r>
      <w:r>
        <w:t>OneLiner model for the project</w:t>
      </w:r>
    </w:p>
    <w:p w14:paraId="67654D80" w14:textId="422A0FF3" w:rsidR="00CE33E1" w:rsidRDefault="006D3099">
      <w:pPr>
        <w:pStyle w:val="Compact"/>
        <w:numPr>
          <w:ilvl w:val="0"/>
          <w:numId w:val="2"/>
        </w:numPr>
      </w:pPr>
      <w:r w:rsidRPr="127AFC1C">
        <w:rPr>
          <w:b/>
          <w:bCs/>
        </w:rPr>
        <w:t>OSF file</w:t>
      </w:r>
      <w:r>
        <w:t xml:space="preserve"> – Short circuit options file (</w:t>
      </w:r>
      <w:r w:rsidR="79E60F2A">
        <w:t>Specific to the project’s Queue Number</w:t>
      </w:r>
      <w:r>
        <w:t>)</w:t>
      </w:r>
    </w:p>
    <w:p w14:paraId="3F91586D" w14:textId="0A416E1F" w:rsidR="53E4618E" w:rsidRDefault="53E4618E" w:rsidP="000247A8">
      <w:pPr>
        <w:pStyle w:val="Compact"/>
        <w:numPr>
          <w:ilvl w:val="1"/>
          <w:numId w:val="2"/>
        </w:numPr>
      </w:pPr>
      <w:r>
        <w:t xml:space="preserve">⚠️ </w:t>
      </w:r>
      <w:r w:rsidRPr="127AFC1C">
        <w:rPr>
          <w:b/>
          <w:bCs/>
        </w:rPr>
        <w:t>Important</w:t>
      </w:r>
      <w:r>
        <w:t xml:space="preserve">: OSF files are </w:t>
      </w:r>
      <w:r w:rsidRPr="127AFC1C">
        <w:rPr>
          <w:b/>
          <w:bCs/>
        </w:rPr>
        <w:t>project‑specific</w:t>
      </w:r>
      <w:r>
        <w:t>. Never reuse an OSF file from another queue, even if it is the same utility.</w:t>
      </w:r>
    </w:p>
    <w:p w14:paraId="345B1904" w14:textId="7E7BDC78" w:rsidR="00CE33E1" w:rsidRDefault="006D3099">
      <w:pPr>
        <w:pStyle w:val="Compact"/>
        <w:numPr>
          <w:ilvl w:val="0"/>
          <w:numId w:val="2"/>
        </w:numPr>
      </w:pPr>
      <w:r w:rsidRPr="127AFC1C">
        <w:rPr>
          <w:b/>
          <w:bCs/>
        </w:rPr>
        <w:t>QP Data</w:t>
      </w:r>
      <w:r>
        <w:t xml:space="preserve"> </w:t>
      </w:r>
    </w:p>
    <w:p w14:paraId="25DB8F6A" w14:textId="77777777" w:rsidR="00CE33E1" w:rsidRDefault="006D3099">
      <w:pPr>
        <w:pStyle w:val="Compact"/>
        <w:numPr>
          <w:ilvl w:val="1"/>
          <w:numId w:val="3"/>
        </w:numPr>
      </w:pPr>
      <w:r>
        <w:t>QP Printout</w:t>
      </w:r>
    </w:p>
    <w:p w14:paraId="73198AA1" w14:textId="77777777" w:rsidR="00CE33E1" w:rsidRDefault="006D3099">
      <w:pPr>
        <w:pStyle w:val="Compact"/>
        <w:numPr>
          <w:ilvl w:val="1"/>
          <w:numId w:val="3"/>
        </w:numPr>
      </w:pPr>
      <w:r>
        <w:t>Single Line Diagram (SLD)</w:t>
      </w:r>
    </w:p>
    <w:p w14:paraId="29144054" w14:textId="77777777" w:rsidR="00CE33E1" w:rsidRDefault="006D3099">
      <w:pPr>
        <w:pStyle w:val="Heading3"/>
      </w:pPr>
      <w:bookmarkStart w:id="3" w:name="internal-files-you-need"/>
      <w:bookmarkEnd w:id="1"/>
      <w:r>
        <w:t>1.2 Internal Files You Need</w:t>
      </w:r>
    </w:p>
    <w:p w14:paraId="08F4ACFD" w14:textId="7929658C" w:rsidR="00CE33E1" w:rsidRDefault="006D3099">
      <w:pPr>
        <w:pStyle w:val="Compact"/>
        <w:numPr>
          <w:ilvl w:val="0"/>
          <w:numId w:val="4"/>
        </w:numPr>
      </w:pPr>
      <w:r w:rsidRPr="127AFC1C">
        <w:rPr>
          <w:b/>
          <w:bCs/>
        </w:rPr>
        <w:t>Calculation Spreadsheet Template</w:t>
      </w:r>
    </w:p>
    <w:p w14:paraId="7CAA963D" w14:textId="77777777" w:rsidR="00CE33E1" w:rsidRDefault="00000000">
      <w:r>
        <w:pict w14:anchorId="2B6229AB">
          <v:rect id="_x0000_i1028" style="width:0;height:1.5pt" o:hralign="center" o:hrstd="t" o:hr="t"/>
        </w:pict>
      </w:r>
    </w:p>
    <w:p w14:paraId="3752AC41" w14:textId="77777777" w:rsidR="00CE33E1" w:rsidRDefault="006D3099">
      <w:pPr>
        <w:pStyle w:val="Heading2"/>
      </w:pPr>
      <w:bookmarkStart w:id="4" w:name="X0a7aa987091dd4a25212bc13542e01dd4126c36"/>
      <w:bookmarkEnd w:id="2"/>
      <w:bookmarkEnd w:id="3"/>
      <w:r>
        <w:t>2. Determine Project Status (As‑Built vs. Necessary)</w:t>
      </w:r>
    </w:p>
    <w:p w14:paraId="79A70A75" w14:textId="77777777" w:rsidR="00CE33E1" w:rsidRDefault="006D3099">
      <w:pPr>
        <w:pStyle w:val="FirstParagraph"/>
      </w:pPr>
      <w:r>
        <w:t>This affects file naming, assumptions, and documentation.</w:t>
      </w:r>
    </w:p>
    <w:p w14:paraId="18492A56" w14:textId="77777777" w:rsidR="00CE33E1" w:rsidRDefault="006D3099">
      <w:pPr>
        <w:pStyle w:val="Heading3"/>
      </w:pPr>
      <w:bookmarkStart w:id="5" w:name="check-project-status"/>
      <w:r>
        <w:t>2.1 Check Project Status</w:t>
      </w:r>
    </w:p>
    <w:p w14:paraId="49E9D439" w14:textId="270B217F" w:rsidR="00CE33E1" w:rsidRPr="007055FB" w:rsidRDefault="006D3099" w:rsidP="127AFC1C">
      <w:pPr>
        <w:pStyle w:val="Compact"/>
        <w:numPr>
          <w:ilvl w:val="0"/>
          <w:numId w:val="5"/>
        </w:numPr>
        <w:rPr>
          <w:b/>
          <w:bCs/>
        </w:rPr>
      </w:pPr>
      <w:r>
        <w:t xml:space="preserve">Go to </w:t>
      </w:r>
      <w:hyperlink r:id="rId5" w:history="1">
        <w:r w:rsidR="00CE33E1" w:rsidRPr="127AFC1C">
          <w:rPr>
            <w:rStyle w:val="Hyperlink"/>
            <w:b/>
            <w:bCs/>
          </w:rPr>
          <w:t>PJM Serial Service</w:t>
        </w:r>
      </w:hyperlink>
    </w:p>
    <w:p w14:paraId="0827A8E2" w14:textId="781FFA1C" w:rsidR="007055FB" w:rsidRDefault="007055FB" w:rsidP="007055FB">
      <w:pPr>
        <w:pStyle w:val="Compact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CAF443" wp14:editId="2C32F65C">
            <wp:extent cx="4552950" cy="3637983"/>
            <wp:effectExtent l="0" t="0" r="0" b="635"/>
            <wp:docPr id="4923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48209" name="Picture 4923482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445" cy="367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6447" w14:textId="77777777" w:rsidR="00CE33E1" w:rsidRDefault="006D3099">
      <w:pPr>
        <w:pStyle w:val="Compact"/>
        <w:numPr>
          <w:ilvl w:val="0"/>
          <w:numId w:val="5"/>
        </w:numPr>
      </w:pPr>
      <w:r>
        <w:t xml:space="preserve">Search by </w:t>
      </w:r>
      <w:r>
        <w:rPr>
          <w:b/>
          <w:bCs/>
        </w:rPr>
        <w:t>Project Queue Number</w:t>
      </w:r>
    </w:p>
    <w:p w14:paraId="7436BBE6" w14:textId="77777777" w:rsidR="00CE33E1" w:rsidRDefault="006D3099">
      <w:pPr>
        <w:pStyle w:val="Compact"/>
        <w:numPr>
          <w:ilvl w:val="0"/>
          <w:numId w:val="5"/>
        </w:numPr>
      </w:pPr>
      <w:r>
        <w:t>Review project status:</w:t>
      </w:r>
    </w:p>
    <w:p w14:paraId="72D36B06" w14:textId="77777777" w:rsidR="00CE33E1" w:rsidRDefault="006D3099">
      <w:pPr>
        <w:pStyle w:val="Compact"/>
        <w:numPr>
          <w:ilvl w:val="1"/>
          <w:numId w:val="6"/>
        </w:numPr>
      </w:pPr>
      <w:r>
        <w:rPr>
          <w:b/>
          <w:bCs/>
        </w:rPr>
        <w:t>In Service</w:t>
      </w:r>
      <w:r>
        <w:t xml:space="preserve"> → </w:t>
      </w:r>
      <w:r>
        <w:rPr>
          <w:i/>
          <w:iCs/>
        </w:rPr>
        <w:t>As‑Built Project</w:t>
      </w:r>
    </w:p>
    <w:p w14:paraId="33BDCAC7" w14:textId="24810BEB" w:rsidR="00CE33E1" w:rsidRDefault="006D3099">
      <w:pPr>
        <w:pStyle w:val="Compact"/>
        <w:numPr>
          <w:ilvl w:val="1"/>
          <w:numId w:val="6"/>
        </w:numPr>
      </w:pPr>
      <w:r w:rsidRPr="127AFC1C">
        <w:rPr>
          <w:b/>
          <w:bCs/>
        </w:rPr>
        <w:t>Engineering / Procurement / Document</w:t>
      </w:r>
      <w:r w:rsidR="25B1645F" w:rsidRPr="127AFC1C">
        <w:rPr>
          <w:b/>
          <w:bCs/>
        </w:rPr>
        <w:t>ation</w:t>
      </w:r>
      <w:r>
        <w:t xml:space="preserve"> → </w:t>
      </w:r>
      <w:r w:rsidRPr="127AFC1C">
        <w:rPr>
          <w:i/>
          <w:iCs/>
        </w:rPr>
        <w:t>Necessary Project</w:t>
      </w:r>
    </w:p>
    <w:p w14:paraId="1319090A" w14:textId="77777777" w:rsidR="00CE33E1" w:rsidRDefault="006D3099">
      <w:pPr>
        <w:pStyle w:val="Heading3"/>
      </w:pPr>
      <w:bookmarkStart w:id="6" w:name="apply-correct-naming-convention"/>
      <w:bookmarkEnd w:id="5"/>
      <w:r>
        <w:t>2.2 Apply Correct Naming Convention</w:t>
      </w:r>
    </w:p>
    <w:p w14:paraId="427C88D1" w14:textId="77777777" w:rsidR="00CE33E1" w:rsidRDefault="006D3099">
      <w:pPr>
        <w:pStyle w:val="Compact"/>
        <w:numPr>
          <w:ilvl w:val="0"/>
          <w:numId w:val="7"/>
        </w:numPr>
      </w:pPr>
      <w:r>
        <w:t>Rename the calculation spreadsheet and OLR case according to:</w:t>
      </w:r>
    </w:p>
    <w:p w14:paraId="3E999F01" w14:textId="77777777" w:rsidR="00CE33E1" w:rsidRDefault="006D3099">
      <w:pPr>
        <w:pStyle w:val="Compact"/>
        <w:numPr>
          <w:ilvl w:val="1"/>
          <w:numId w:val="8"/>
        </w:numPr>
      </w:pPr>
      <w:r>
        <w:t>Project number</w:t>
      </w:r>
    </w:p>
    <w:p w14:paraId="2675C47A" w14:textId="77777777" w:rsidR="00CE33E1" w:rsidRDefault="006D3099">
      <w:pPr>
        <w:pStyle w:val="Compact"/>
        <w:numPr>
          <w:ilvl w:val="1"/>
          <w:numId w:val="8"/>
        </w:numPr>
      </w:pPr>
      <w:r>
        <w:t>As‑Built or Necessary designation</w:t>
      </w:r>
    </w:p>
    <w:p w14:paraId="7AFA0DDD" w14:textId="35093D79" w:rsidR="3B22FB07" w:rsidRDefault="3B22FB07" w:rsidP="000247A8">
      <w:pPr>
        <w:pStyle w:val="Compact"/>
        <w:numPr>
          <w:ilvl w:val="2"/>
          <w:numId w:val="8"/>
        </w:numPr>
      </w:pPr>
      <w:r>
        <w:t>-</w:t>
      </w:r>
      <w:r w:rsidR="00D13B5F">
        <w:t>i.e.</w:t>
      </w:r>
      <w:r>
        <w:t>: ABC-123_As-Built_Calculation</w:t>
      </w:r>
      <w:r w:rsidR="2B9F1768">
        <w:t>s</w:t>
      </w:r>
      <w:r>
        <w:t>.xlsx</w:t>
      </w:r>
    </w:p>
    <w:p w14:paraId="2BD2C2C5" w14:textId="4F2847A3" w:rsidR="00065362" w:rsidRDefault="00065362" w:rsidP="00065362">
      <w:pPr>
        <w:pStyle w:val="Compact"/>
        <w:numPr>
          <w:ilvl w:val="2"/>
          <w:numId w:val="8"/>
        </w:numPr>
      </w:pPr>
      <w:r w:rsidRPr="00DB66FF">
        <w:t>A</w:t>
      </w:r>
      <w:r>
        <w:t>BC</w:t>
      </w:r>
      <w:r w:rsidRPr="00DB66FF">
        <w:t>-1</w:t>
      </w:r>
      <w:r>
        <w:t>23</w:t>
      </w:r>
      <w:r w:rsidRPr="00DB66FF">
        <w:t>_As-Built_Without.OLR</w:t>
      </w:r>
    </w:p>
    <w:p w14:paraId="0EFF515E" w14:textId="77777777" w:rsidR="00CE33E1" w:rsidRDefault="006D3099">
      <w:pPr>
        <w:pStyle w:val="FirstParagraph"/>
      </w:pPr>
      <w:r>
        <w:t>This naming propagates through scripts and outputs—</w:t>
      </w:r>
      <w:r>
        <w:rPr>
          <w:b/>
          <w:bCs/>
        </w:rPr>
        <w:t>do this before running any cases</w:t>
      </w:r>
      <w:r>
        <w:t>.</w:t>
      </w:r>
    </w:p>
    <w:p w14:paraId="73E13CD7" w14:textId="77777777" w:rsidR="00CE33E1" w:rsidRDefault="00000000">
      <w:r>
        <w:pict w14:anchorId="6FE55943">
          <v:rect id="_x0000_i1029" style="width:0;height:1.5pt" o:hralign="center" o:hrstd="t" o:hr="t"/>
        </w:pict>
      </w:r>
    </w:p>
    <w:p w14:paraId="22E7FF11" w14:textId="02A7A1A1" w:rsidR="00CE33E1" w:rsidRDefault="006D3099">
      <w:pPr>
        <w:pStyle w:val="Heading2"/>
      </w:pPr>
      <w:bookmarkStart w:id="7" w:name="initial-data-review-prestudy-gate"/>
      <w:bookmarkEnd w:id="4"/>
      <w:bookmarkEnd w:id="6"/>
      <w:r>
        <w:t>3. Initial Data Review (Pre‑Study Gate)</w:t>
      </w:r>
    </w:p>
    <w:p w14:paraId="3930E580" w14:textId="2A031E49" w:rsidR="00CE33E1" w:rsidRDefault="006D3099">
      <w:pPr>
        <w:pStyle w:val="FirstParagraph"/>
      </w:pPr>
      <w:r>
        <w:t xml:space="preserve">Short circuit studies </w:t>
      </w:r>
      <w:r w:rsidRPr="4BF6991E">
        <w:rPr>
          <w:b/>
          <w:bCs/>
        </w:rPr>
        <w:t>cannot proceed</w:t>
      </w:r>
      <w:r>
        <w:t xml:space="preserve"> unless data review is approved.</w:t>
      </w:r>
      <w:r w:rsidR="30469DB4">
        <w:t xml:space="preserve"> </w:t>
      </w:r>
      <w:r w:rsidR="30469DB4" w:rsidRPr="4BF6991E">
        <w:rPr>
          <w:i/>
          <w:iCs/>
        </w:rPr>
        <w:t>(Those with PJM access, verify this on QP)</w:t>
      </w:r>
    </w:p>
    <w:p w14:paraId="1398606D" w14:textId="77777777" w:rsidR="00CE33E1" w:rsidRDefault="00000000">
      <w:bookmarkStart w:id="8" w:name="validate-against-qp-sld"/>
      <w:r>
        <w:pict w14:anchorId="4C9E5EDE">
          <v:rect id="_x0000_i1030" style="width:0;height:1.5pt" o:hralign="center" o:hrstd="t" o:hr="t"/>
        </w:pict>
      </w:r>
    </w:p>
    <w:p w14:paraId="63707BA6" w14:textId="7DE16E9D" w:rsidR="008B7648" w:rsidRDefault="008B7648" w:rsidP="008B7648">
      <w:pPr>
        <w:pStyle w:val="Heading2"/>
        <w:numPr>
          <w:ilvl w:val="0"/>
          <w:numId w:val="5"/>
        </w:numPr>
      </w:pPr>
      <w:bookmarkStart w:id="9" w:name="open-prepare-the-olr-case"/>
      <w:bookmarkEnd w:id="7"/>
      <w:bookmarkEnd w:id="8"/>
      <w:r>
        <w:lastRenderedPageBreak/>
        <w:t>Excel Spreadsheet Calculations and .</w:t>
      </w:r>
      <w:r w:rsidR="006B0E03">
        <w:t>chf</w:t>
      </w:r>
      <w:r>
        <w:t xml:space="preserve"> change file</w:t>
      </w:r>
    </w:p>
    <w:p w14:paraId="0B93B8E2" w14:textId="4DB3CBD7" w:rsidR="006B0E03" w:rsidRDefault="008B7648" w:rsidP="006B0E03">
      <w:pPr>
        <w:pStyle w:val="BodyText"/>
        <w:numPr>
          <w:ilvl w:val="1"/>
          <w:numId w:val="5"/>
        </w:numPr>
      </w:pPr>
      <w:r>
        <w:t xml:space="preserve">Using the QP data provided, fill in the calculations excel spreadsheet based on the specific project details provided </w:t>
      </w:r>
      <w:r w:rsidR="2A207BAE">
        <w:t>to</w:t>
      </w:r>
      <w:r>
        <w:t xml:space="preserve"> obtain the proper change file</w:t>
      </w:r>
      <w:r w:rsidR="1419C665">
        <w:t>.</w:t>
      </w:r>
    </w:p>
    <w:p w14:paraId="525BA4F4" w14:textId="77777777" w:rsidR="006B0E03" w:rsidRDefault="008B7648" w:rsidP="00B7697A">
      <w:pPr>
        <w:pStyle w:val="BodyText"/>
        <w:numPr>
          <w:ilvl w:val="2"/>
          <w:numId w:val="5"/>
        </w:numPr>
      </w:pPr>
      <w:r>
        <w:t xml:space="preserve">Make sure to be consistent with the naming of the buses based on the specific project configuration provided in the SLD/QP. </w:t>
      </w:r>
    </w:p>
    <w:p w14:paraId="023DAAAF" w14:textId="391B9933" w:rsidR="006B0E03" w:rsidRDefault="008B7648" w:rsidP="00B7697A">
      <w:pPr>
        <w:pStyle w:val="BodyText"/>
        <w:numPr>
          <w:ilvl w:val="2"/>
          <w:numId w:val="5"/>
        </w:numPr>
      </w:pPr>
      <w:r>
        <w:t xml:space="preserve">If deemed helpful, feel free to draw out the project configuration to make sure that you </w:t>
      </w:r>
      <w:r w:rsidR="00C74F74">
        <w:t>provide</w:t>
      </w:r>
      <w:r>
        <w:t xml:space="preserve"> </w:t>
      </w:r>
      <w:r w:rsidR="00455489">
        <w:t>all</w:t>
      </w:r>
      <w:r>
        <w:t xml:space="preserve"> the necessary buses in the spreadsheet as different project</w:t>
      </w:r>
      <w:r w:rsidR="00003DB5">
        <w:t>s</w:t>
      </w:r>
      <w:r>
        <w:t xml:space="preserve"> have different configurations. </w:t>
      </w:r>
    </w:p>
    <w:p w14:paraId="037B67E5" w14:textId="7E2DE338" w:rsidR="008B7648" w:rsidRDefault="008B7648" w:rsidP="00B7697A">
      <w:pPr>
        <w:pStyle w:val="BodyText"/>
        <w:numPr>
          <w:ilvl w:val="2"/>
          <w:numId w:val="5"/>
        </w:numPr>
      </w:pPr>
      <w:r>
        <w:t xml:space="preserve">Whenever possible, input data provided on QP by directly copying and pasting the data rather than manually </w:t>
      </w:r>
      <w:r w:rsidR="00D13B5F">
        <w:t>inputting</w:t>
      </w:r>
      <w:r>
        <w:t xml:space="preserve"> the data to avoid any sort of human error associated with data entry and human error.</w:t>
      </w:r>
    </w:p>
    <w:p w14:paraId="2E5FEAC9" w14:textId="29180231" w:rsidR="006949A5" w:rsidRDefault="006949A5" w:rsidP="006949A5">
      <w:pPr>
        <w:pStyle w:val="BodyText"/>
        <w:jc w:val="center"/>
      </w:pPr>
      <w:r>
        <w:rPr>
          <w:noProof/>
        </w:rPr>
        <w:drawing>
          <wp:inline distT="0" distB="0" distL="0" distR="0" wp14:anchorId="1918D730" wp14:editId="2478A45F">
            <wp:extent cx="5943600" cy="4002405"/>
            <wp:effectExtent l="0" t="0" r="0" b="0"/>
            <wp:docPr id="1978861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1774" name="Picture 19788617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5765" w14:textId="3A05D020" w:rsidR="006B0E03" w:rsidRDefault="006B0E03" w:rsidP="006B0E03">
      <w:pPr>
        <w:pStyle w:val="BodyText"/>
        <w:numPr>
          <w:ilvl w:val="1"/>
          <w:numId w:val="5"/>
        </w:numPr>
      </w:pPr>
      <w:r>
        <w:t xml:space="preserve">Once </w:t>
      </w:r>
      <w:r w:rsidR="493658FC">
        <w:t>all</w:t>
      </w:r>
      <w:r>
        <w:t xml:space="preserve"> data has been entered into the spreadsheet, column K associated with the .chf change file will have been updated. Therefore, create a text file and copy all of entries in column K into the text file and make sure to save it as ABC-123</w:t>
      </w:r>
      <w:r w:rsidR="48DC7CB6">
        <w:t>_As-Built</w:t>
      </w:r>
      <w:r>
        <w:t xml:space="preserve">.chf </w:t>
      </w:r>
      <w:r w:rsidR="00B7697A">
        <w:t>under “All</w:t>
      </w:r>
      <w:r w:rsidR="5F5164F0">
        <w:t xml:space="preserve"> </w:t>
      </w:r>
      <w:r w:rsidR="2A4E590A">
        <w:t>F</w:t>
      </w:r>
      <w:r>
        <w:t xml:space="preserve">ile </w:t>
      </w:r>
      <w:r w:rsidR="076F6EF1">
        <w:t>T</w:t>
      </w:r>
      <w:r>
        <w:t>ypes</w:t>
      </w:r>
      <w:r w:rsidR="627FF76B">
        <w:t>”</w:t>
      </w:r>
      <w:r>
        <w:t xml:space="preserve"> </w:t>
      </w:r>
      <w:r w:rsidR="6BDD1FD0">
        <w:t>and will</w:t>
      </w:r>
      <w:r>
        <w:t xml:space="preserve"> </w:t>
      </w:r>
      <w:r w:rsidR="4AAD3455">
        <w:t xml:space="preserve">later be </w:t>
      </w:r>
      <w:r>
        <w:t xml:space="preserve">applied to the </w:t>
      </w:r>
      <w:r w:rsidR="5DDF8CF6">
        <w:t>“W</w:t>
      </w:r>
      <w:r w:rsidR="00C80ECF">
        <w:t>ith</w:t>
      </w:r>
      <w:r w:rsidR="4407E572">
        <w:t>”</w:t>
      </w:r>
      <w:r w:rsidR="00C80ECF">
        <w:t xml:space="preserve"> case</w:t>
      </w:r>
      <w:r w:rsidR="5F5D3E30">
        <w:t xml:space="preserve"> for the</w:t>
      </w:r>
      <w:r>
        <w:t xml:space="preserve"> study.</w:t>
      </w:r>
    </w:p>
    <w:p w14:paraId="707CD2B4" w14:textId="0B5CD5FE" w:rsidR="00AD267D" w:rsidRDefault="00AD267D" w:rsidP="00AD267D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038A1B50" wp14:editId="787894CA">
            <wp:extent cx="5943600" cy="2326640"/>
            <wp:effectExtent l="0" t="0" r="0" b="0"/>
            <wp:docPr id="1021625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5544" name="Picture 10216255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CC5C" w14:textId="68C45F24" w:rsidR="00AD267D" w:rsidRDefault="00AD267D" w:rsidP="00AD267D">
      <w:pPr>
        <w:pStyle w:val="BodyText"/>
        <w:jc w:val="center"/>
      </w:pPr>
      <w:r>
        <w:rPr>
          <w:noProof/>
        </w:rPr>
        <w:drawing>
          <wp:inline distT="0" distB="0" distL="0" distR="0" wp14:anchorId="5082C597" wp14:editId="5EE45408">
            <wp:extent cx="5943600" cy="2477770"/>
            <wp:effectExtent l="0" t="0" r="0" b="0"/>
            <wp:docPr id="12742429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42969" name="Picture 12742429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F92F" w14:textId="304D62C8" w:rsidR="00CE33E1" w:rsidRDefault="008B7648">
      <w:pPr>
        <w:pStyle w:val="Heading2"/>
      </w:pPr>
      <w:r>
        <w:t>5. Open &amp; Prepare the OLR Case</w:t>
      </w:r>
    </w:p>
    <w:p w14:paraId="47DF53C5" w14:textId="4718A647" w:rsidR="00CE33E1" w:rsidRDefault="008B7648">
      <w:pPr>
        <w:pStyle w:val="Heading3"/>
      </w:pPr>
      <w:bookmarkStart w:id="10" w:name="open-base-olr-file"/>
      <w:r>
        <w:t>5.1 Open Base OLR File</w:t>
      </w:r>
    </w:p>
    <w:p w14:paraId="5D9D8248" w14:textId="77777777" w:rsidR="00CE33E1" w:rsidRDefault="006D3099">
      <w:pPr>
        <w:pStyle w:val="Compact"/>
        <w:numPr>
          <w:ilvl w:val="0"/>
          <w:numId w:val="10"/>
        </w:numPr>
      </w:pPr>
      <w:r>
        <w:t xml:space="preserve">Launch </w:t>
      </w:r>
      <w:r>
        <w:rPr>
          <w:b/>
          <w:bCs/>
        </w:rPr>
        <w:t>ASPEN OneLiner</w:t>
      </w:r>
    </w:p>
    <w:p w14:paraId="7E9BFC90" w14:textId="4D974F3C" w:rsidR="00CE33E1" w:rsidRDefault="006D3099" w:rsidP="4BF6991E">
      <w:pPr>
        <w:pStyle w:val="Compact"/>
        <w:numPr>
          <w:ilvl w:val="0"/>
          <w:numId w:val="10"/>
        </w:numPr>
        <w:rPr>
          <w:b/>
          <w:bCs/>
        </w:rPr>
      </w:pPr>
      <w:r>
        <w:t xml:space="preserve">Open the provided </w:t>
      </w:r>
      <w:r w:rsidRPr="4BF6991E">
        <w:rPr>
          <w:b/>
          <w:bCs/>
        </w:rPr>
        <w:t>OLR file</w:t>
      </w:r>
      <w:ins w:id="11" w:author="Luke Eichten" w:date="2026-02-03T15:32:00Z">
        <w:r w:rsidR="3564EC11" w:rsidRPr="4BF6991E">
          <w:rPr>
            <w:b/>
            <w:bCs/>
          </w:rPr>
          <w:t xml:space="preserve"> </w:t>
        </w:r>
      </w:ins>
      <w:ins w:id="12" w:author="Luke Eichten" w:date="2026-02-03T15:33:00Z">
        <w:r w:rsidR="3564EC11" w:rsidRPr="4BF6991E">
          <w:rPr>
            <w:b/>
            <w:bCs/>
          </w:rPr>
          <w:t>(</w:t>
        </w:r>
      </w:ins>
      <w:ins w:id="13" w:author="Luke Eichten" w:date="2026-02-03T15:32:00Z">
        <w:r w:rsidR="3564EC11" w:rsidRPr="4BF6991E">
          <w:rPr>
            <w:b/>
            <w:bCs/>
          </w:rPr>
          <w:t>from the most re</w:t>
        </w:r>
      </w:ins>
      <w:ins w:id="14" w:author="Luke Eichten" w:date="2026-02-03T15:33:00Z">
        <w:r w:rsidR="3564EC11" w:rsidRPr="4BF6991E">
          <w:rPr>
            <w:b/>
            <w:bCs/>
          </w:rPr>
          <w:t>cent/previous study)</w:t>
        </w:r>
      </w:ins>
    </w:p>
    <w:p w14:paraId="338518C9" w14:textId="12A10178" w:rsidR="00AD267D" w:rsidRPr="00AD2CA1" w:rsidRDefault="00AD267D" w:rsidP="00AD267D">
      <w:pPr>
        <w:pStyle w:val="Compact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5C20EB1" wp14:editId="1D79A60F">
            <wp:extent cx="5943600" cy="4657725"/>
            <wp:effectExtent l="0" t="0" r="0" b="9525"/>
            <wp:docPr id="20658538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3801" name="Picture 20658538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C535" w14:textId="4CC8072C" w:rsidR="00AD2CA1" w:rsidRDefault="008B7648" w:rsidP="00AD2CA1">
      <w:pPr>
        <w:pStyle w:val="Heading3"/>
      </w:pPr>
      <w:r>
        <w:t>5</w:t>
      </w:r>
      <w:r w:rsidR="00AD2CA1">
        <w:t xml:space="preserve">.2 </w:t>
      </w:r>
      <w:r w:rsidR="00AD2CA1" w:rsidRPr="00AD2CA1">
        <w:t>Establish Without-Project Case</w:t>
      </w:r>
    </w:p>
    <w:p w14:paraId="3777BCDA" w14:textId="1528E11F" w:rsidR="004640CD" w:rsidRDefault="004640CD" w:rsidP="00AD2CA1">
      <w:pPr>
        <w:pStyle w:val="Compact"/>
        <w:numPr>
          <w:ilvl w:val="0"/>
          <w:numId w:val="45"/>
        </w:numPr>
      </w:pPr>
      <w:r>
        <w:t>Hide any buses that are already present in the file</w:t>
      </w:r>
      <w:r w:rsidR="002A3234">
        <w:t xml:space="preserve"> by selecting the entire region and choosing the “Hide Buses Inside Region” option when right-clicking while selecting the region. Please m</w:t>
      </w:r>
      <w:r>
        <w:t xml:space="preserve">ake sure </w:t>
      </w:r>
      <w:r w:rsidR="002A3234">
        <w:t xml:space="preserve">to </w:t>
      </w:r>
      <w:r w:rsidR="001439EB">
        <w:t>hide</w:t>
      </w:r>
      <w:r w:rsidR="002A3234">
        <w:t xml:space="preserve"> them only and </w:t>
      </w:r>
      <w:r>
        <w:t>not delete them.</w:t>
      </w:r>
    </w:p>
    <w:p w14:paraId="3982604B" w14:textId="0C0AF49A" w:rsidR="002A3234" w:rsidRDefault="002A3234" w:rsidP="002A3234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1B5672C4" wp14:editId="443815DF">
            <wp:extent cx="5943600" cy="3502660"/>
            <wp:effectExtent l="0" t="0" r="0" b="2540"/>
            <wp:docPr id="1330553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3290" name="Picture 13305532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D7A5" w14:textId="3617507E" w:rsidR="00AD2CA1" w:rsidRDefault="00AD2CA1" w:rsidP="00AD2CA1">
      <w:pPr>
        <w:pStyle w:val="Compact"/>
        <w:numPr>
          <w:ilvl w:val="0"/>
          <w:numId w:val="45"/>
        </w:numPr>
      </w:pPr>
      <w:r>
        <w:t>Locate previous queue/project elements</w:t>
      </w:r>
      <w:r w:rsidR="2B98E311">
        <w:t xml:space="preserve"> (Right click --&gt; Place Bus --&gt; Enter desired queue number</w:t>
      </w:r>
    </w:p>
    <w:p w14:paraId="337BCEC8" w14:textId="55F1D22D" w:rsidR="00442135" w:rsidRPr="00AD2CA1" w:rsidRDefault="00442135" w:rsidP="00442135">
      <w:pPr>
        <w:pStyle w:val="Compact"/>
        <w:jc w:val="center"/>
      </w:pPr>
      <w:r>
        <w:rPr>
          <w:noProof/>
        </w:rPr>
        <w:drawing>
          <wp:inline distT="0" distB="0" distL="0" distR="0" wp14:anchorId="3918E87B" wp14:editId="175378E6">
            <wp:extent cx="4015740" cy="1927860"/>
            <wp:effectExtent l="0" t="0" r="3810" b="0"/>
            <wp:docPr id="398823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23741" name="Picture 3988237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26E5" w14:textId="77E49964" w:rsidR="00AD2CA1" w:rsidRDefault="00AD2CA1" w:rsidP="00AD2CA1">
      <w:pPr>
        <w:pStyle w:val="Compact"/>
        <w:numPr>
          <w:ilvl w:val="0"/>
          <w:numId w:val="45"/>
        </w:numPr>
      </w:pPr>
      <w:r>
        <w:t xml:space="preserve">Delete </w:t>
      </w:r>
      <w:r w:rsidR="74E8D83E">
        <w:t xml:space="preserve">all </w:t>
      </w:r>
      <w:r>
        <w:t xml:space="preserve">project-specific elements </w:t>
      </w:r>
      <w:r w:rsidR="217AA7F8">
        <w:t xml:space="preserve">except the POI (Delete inverters, GSUs, attachment, MPTs for ABC-123) </w:t>
      </w:r>
    </w:p>
    <w:p w14:paraId="7FC8ED0D" w14:textId="283F3E16" w:rsidR="00011FD2" w:rsidRDefault="00011FD2" w:rsidP="00011FD2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1D3D8F96" wp14:editId="6BA796DC">
            <wp:extent cx="5943600" cy="4936490"/>
            <wp:effectExtent l="0" t="0" r="0" b="0"/>
            <wp:docPr id="1353968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68167" name="Picture 13539681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79F8" w14:textId="6C9B9662" w:rsidR="007E10E8" w:rsidRDefault="16DD5933" w:rsidP="009A2F6F">
      <w:pPr>
        <w:pStyle w:val="Compact"/>
        <w:numPr>
          <w:ilvl w:val="1"/>
          <w:numId w:val="45"/>
        </w:numPr>
      </w:pPr>
      <w:r>
        <w:t>If a new POI is needed, c</w:t>
      </w:r>
      <w:r w:rsidR="007E10E8">
        <w:t>reate a bus and insert the POI bus associated with the project</w:t>
      </w:r>
    </w:p>
    <w:p w14:paraId="7AD1ED77" w14:textId="6E0F3C0E" w:rsidR="00011FD2" w:rsidRDefault="007E10E8" w:rsidP="00011FD2">
      <w:pPr>
        <w:pStyle w:val="Compact"/>
        <w:numPr>
          <w:ilvl w:val="0"/>
          <w:numId w:val="45"/>
        </w:numPr>
      </w:pPr>
      <w:r>
        <w:t xml:space="preserve">Expand it and add neighboring buses to make </w:t>
      </w:r>
      <w:r w:rsidR="009A2F6F">
        <w:t>sure</w:t>
      </w:r>
      <w:r>
        <w:t xml:space="preserve"> the model diagram is visible and </w:t>
      </w:r>
      <w:r w:rsidR="00940A06">
        <w:t>clear,</w:t>
      </w:r>
      <w:r>
        <w:t xml:space="preserve"> especially the region where change has occurred between the old and current model of the system.</w:t>
      </w:r>
    </w:p>
    <w:p w14:paraId="7470202D" w14:textId="220D9BEB" w:rsidR="007E10E8" w:rsidRDefault="007E10E8" w:rsidP="00AD2CA1">
      <w:pPr>
        <w:pStyle w:val="Compact"/>
        <w:numPr>
          <w:ilvl w:val="0"/>
          <w:numId w:val="45"/>
        </w:numPr>
      </w:pPr>
      <w:r>
        <w:t xml:space="preserve">Adjust the parameters of the </w:t>
      </w:r>
      <w:r w:rsidR="7E8C014D">
        <w:t xml:space="preserve">POI connections (only if the (miles/impedance) do not </w:t>
      </w:r>
      <w:r w:rsidR="00F404D7">
        <w:t>align</w:t>
      </w:r>
      <w:r w:rsidR="7E8C014D">
        <w:t xml:space="preserve"> with QP)</w:t>
      </w:r>
    </w:p>
    <w:p w14:paraId="1716C177" w14:textId="6B42717B" w:rsidR="00011FD2" w:rsidRDefault="00011FD2" w:rsidP="00011FD2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6F0878A9" wp14:editId="149A6D63">
            <wp:extent cx="5943600" cy="2341245"/>
            <wp:effectExtent l="0" t="0" r="0" b="1905"/>
            <wp:docPr id="1864344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44769" name="Picture 18643447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CE4A" w14:textId="179D9AA7" w:rsidR="00AD2CA1" w:rsidRDefault="00AD2CA1" w:rsidP="00AD2CA1">
      <w:pPr>
        <w:pStyle w:val="Compact"/>
        <w:numPr>
          <w:ilvl w:val="0"/>
          <w:numId w:val="45"/>
        </w:numPr>
      </w:pPr>
      <w:r w:rsidRPr="00AD2CA1">
        <w:t>Save WITHOUT case separately</w:t>
      </w:r>
    </w:p>
    <w:p w14:paraId="61896A87" w14:textId="554110F9" w:rsidR="007E10E8" w:rsidRDefault="007E10E8" w:rsidP="00AD2CA1">
      <w:pPr>
        <w:pStyle w:val="Compact"/>
        <w:numPr>
          <w:ilvl w:val="0"/>
          <w:numId w:val="45"/>
        </w:numPr>
      </w:pPr>
      <w:r>
        <w:t>For the WITH case, you will take a copy of the without case and then apply the change file obtained earlier from the spreadsheet calculation.</w:t>
      </w:r>
    </w:p>
    <w:p w14:paraId="576CE1B8" w14:textId="562679C1" w:rsidR="00CD36D0" w:rsidRPr="00DE55C1" w:rsidRDefault="00455489" w:rsidP="00AD2CA1">
      <w:pPr>
        <w:pStyle w:val="Compact"/>
        <w:numPr>
          <w:ilvl w:val="0"/>
          <w:numId w:val="45"/>
        </w:numPr>
      </w:pPr>
      <w:r>
        <w:t>Open</w:t>
      </w:r>
      <w:r w:rsidR="00CD36D0">
        <w:t xml:space="preserve"> the copied WITH file and proceed to </w:t>
      </w:r>
      <w:r w:rsidR="00CD36D0">
        <w:rPr>
          <w:b/>
          <w:bCs/>
        </w:rPr>
        <w:t>File → Case Builder → Then select the change file → Open → Rest OK.</w:t>
      </w:r>
    </w:p>
    <w:p w14:paraId="40677315" w14:textId="1F3A3053" w:rsidR="00DE55C1" w:rsidRDefault="00DE55C1" w:rsidP="00DE55C1">
      <w:pPr>
        <w:pStyle w:val="Compact"/>
        <w:jc w:val="center"/>
      </w:pPr>
      <w:r>
        <w:rPr>
          <w:noProof/>
        </w:rPr>
        <w:drawing>
          <wp:inline distT="0" distB="0" distL="0" distR="0" wp14:anchorId="165CB007" wp14:editId="70360E9D">
            <wp:extent cx="5943600" cy="3235960"/>
            <wp:effectExtent l="0" t="0" r="0" b="2540"/>
            <wp:docPr id="1258667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740" name="Picture 1258667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EAA5" w14:textId="77777777" w:rsidR="00DE55C1" w:rsidRDefault="00DE55C1" w:rsidP="00DE55C1">
      <w:pPr>
        <w:pStyle w:val="Compact"/>
        <w:jc w:val="center"/>
      </w:pPr>
    </w:p>
    <w:p w14:paraId="492DBD82" w14:textId="2613148C" w:rsidR="00DE55C1" w:rsidRPr="00CD36D0" w:rsidRDefault="00DE55C1" w:rsidP="00DE55C1">
      <w:pPr>
        <w:pStyle w:val="Compact"/>
        <w:jc w:val="center"/>
      </w:pPr>
      <w:r>
        <w:rPr>
          <w:noProof/>
        </w:rPr>
        <w:drawing>
          <wp:inline distT="0" distB="0" distL="0" distR="0" wp14:anchorId="4507FBED" wp14:editId="578DA66A">
            <wp:extent cx="2415749" cy="769687"/>
            <wp:effectExtent l="0" t="0" r="3810" b="0"/>
            <wp:docPr id="12802628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62829" name="Picture 12802628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15CC" w14:textId="21E27883" w:rsidR="00CD36D0" w:rsidRDefault="00CD36D0" w:rsidP="00AD2CA1">
      <w:pPr>
        <w:pStyle w:val="Compact"/>
        <w:numPr>
          <w:ilvl w:val="0"/>
          <w:numId w:val="45"/>
        </w:numPr>
      </w:pPr>
      <w:r>
        <w:t>If the change file was applied properly and without any issues, it will provide 0 errors/warnings. If there are errors or warnings, error debugging will need to be done before proceeding to the next step to ensure proper execution.</w:t>
      </w:r>
    </w:p>
    <w:p w14:paraId="26C97A44" w14:textId="02EBC8DD" w:rsidR="00CD36D0" w:rsidRDefault="00CD36D0" w:rsidP="00AD2CA1">
      <w:pPr>
        <w:pStyle w:val="Compact"/>
        <w:numPr>
          <w:ilvl w:val="0"/>
          <w:numId w:val="45"/>
        </w:numPr>
      </w:pPr>
      <w:r>
        <w:lastRenderedPageBreak/>
        <w:t xml:space="preserve">Once the change file has been applied, expand the buses and make sure to organize them neatly in case you need to refer to them </w:t>
      </w:r>
      <w:r w:rsidR="00455489">
        <w:t>later</w:t>
      </w:r>
      <w:r>
        <w:t>.</w:t>
      </w:r>
      <w:r w:rsidR="00C9331E">
        <w:t xml:space="preserve"> You would then proceed to </w:t>
      </w:r>
      <w:r w:rsidR="00BF6125">
        <w:t>set</w:t>
      </w:r>
      <w:r w:rsidR="00C9331E">
        <w:t xml:space="preserve"> the generator reference angle as done during the WITHOUT case.</w:t>
      </w:r>
    </w:p>
    <w:p w14:paraId="3A8592F8" w14:textId="6B59AB17" w:rsidR="00646333" w:rsidRPr="00AD2CA1" w:rsidRDefault="00646333" w:rsidP="00646333">
      <w:pPr>
        <w:pStyle w:val="Compact"/>
        <w:jc w:val="center"/>
      </w:pPr>
      <w:r>
        <w:rPr>
          <w:noProof/>
        </w:rPr>
        <w:drawing>
          <wp:inline distT="0" distB="0" distL="0" distR="0" wp14:anchorId="6A057CA7" wp14:editId="02E8A487">
            <wp:extent cx="3894157" cy="4435224"/>
            <wp:effectExtent l="0" t="0" r="0" b="3810"/>
            <wp:docPr id="11325854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85416" name="Picture 11325854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3DFC" w14:textId="0326DD3C" w:rsidR="686B558D" w:rsidRDefault="008B7648" w:rsidP="127AFC1C">
      <w:pPr>
        <w:pStyle w:val="Heading3"/>
      </w:pPr>
      <w:bookmarkStart w:id="15" w:name="X2c3e864ea176abdc79182233cb8f2fb0006d738"/>
      <w:bookmarkEnd w:id="10"/>
      <w:r>
        <w:t>5</w:t>
      </w:r>
      <w:r w:rsidR="686B558D">
        <w:t>.</w:t>
      </w:r>
      <w:r w:rsidR="00920955">
        <w:t>3</w:t>
      </w:r>
      <w:r w:rsidR="686B558D">
        <w:t xml:space="preserve"> Set Generator Reference Angle</w:t>
      </w:r>
    </w:p>
    <w:p w14:paraId="38AF0125" w14:textId="69E3ED1F" w:rsidR="686B558D" w:rsidRDefault="686B558D" w:rsidP="127AFC1C">
      <w:pPr>
        <w:pStyle w:val="Compact"/>
        <w:numPr>
          <w:ilvl w:val="0"/>
          <w:numId w:val="15"/>
        </w:numPr>
      </w:pPr>
      <w:r>
        <w:t xml:space="preserve">Apply the generator reference angle </w:t>
      </w:r>
      <w:r w:rsidR="6B9B93A9">
        <w:t>(typically labeled as identifying number “30” or “200030”</w:t>
      </w:r>
    </w:p>
    <w:p w14:paraId="29EAA5AA" w14:textId="647AA0C6" w:rsidR="00646333" w:rsidRDefault="00646333" w:rsidP="00646333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4F76C47D" wp14:editId="4EB4A346">
            <wp:extent cx="5943600" cy="2703830"/>
            <wp:effectExtent l="0" t="0" r="0" b="1270"/>
            <wp:docPr id="1999913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3408" name="Picture 19999134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DBBD" w14:textId="77777777" w:rsidR="00646333" w:rsidRDefault="00646333" w:rsidP="00646333">
      <w:pPr>
        <w:pStyle w:val="Compact"/>
        <w:jc w:val="center"/>
      </w:pPr>
    </w:p>
    <w:p w14:paraId="6E9AC918" w14:textId="7BD3D721" w:rsidR="00646333" w:rsidRDefault="00646333" w:rsidP="00646333">
      <w:pPr>
        <w:pStyle w:val="Compact"/>
        <w:jc w:val="center"/>
      </w:pPr>
      <w:r>
        <w:rPr>
          <w:noProof/>
        </w:rPr>
        <w:drawing>
          <wp:inline distT="0" distB="0" distL="0" distR="0" wp14:anchorId="08F113B7" wp14:editId="148BB53D">
            <wp:extent cx="1604149" cy="2164268"/>
            <wp:effectExtent l="0" t="0" r="0" b="7620"/>
            <wp:docPr id="516259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59464" name="Picture 5162594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149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19B2" w14:textId="69759E70" w:rsidR="00920955" w:rsidRDefault="00000000" w:rsidP="00920955">
      <w:r>
        <w:pict w14:anchorId="4AC85CB2">
          <v:rect id="_x0000_i1031" style="width:0;height:1.5pt" o:hralign="center" o:hrstd="t" o:hr="t"/>
        </w:pict>
      </w:r>
    </w:p>
    <w:p w14:paraId="6D39D3E7" w14:textId="366CD24E" w:rsidR="00CE33E1" w:rsidRDefault="008B7648">
      <w:pPr>
        <w:pStyle w:val="Heading2"/>
      </w:pPr>
      <w:bookmarkStart w:id="16" w:name="configure-short-circuit-options-osf-file"/>
      <w:bookmarkEnd w:id="9"/>
      <w:bookmarkEnd w:id="15"/>
      <w:r>
        <w:t>6</w:t>
      </w:r>
      <w:r w:rsidR="00920955">
        <w:t>. Configure Short Circuit Options (OSF File)</w:t>
      </w:r>
    </w:p>
    <w:p w14:paraId="2F7E295F" w14:textId="573C4049" w:rsidR="0052649E" w:rsidRDefault="008B7648" w:rsidP="0052649E">
      <w:pPr>
        <w:pStyle w:val="Heading3"/>
      </w:pPr>
      <w:bookmarkStart w:id="17" w:name="load-the-osf-file"/>
      <w:r>
        <w:t>6</w:t>
      </w:r>
      <w:r w:rsidR="0052649E">
        <w:t>.1 Verify Area Number</w:t>
      </w:r>
    </w:p>
    <w:p w14:paraId="1605FA74" w14:textId="06FC4F24" w:rsidR="0052649E" w:rsidRDefault="0052649E" w:rsidP="0052649E">
      <w:pPr>
        <w:pStyle w:val="Compact"/>
        <w:numPr>
          <w:ilvl w:val="0"/>
          <w:numId w:val="13"/>
        </w:numPr>
      </w:pPr>
      <w:r>
        <w:t xml:space="preserve">Confirm the </w:t>
      </w:r>
      <w:r>
        <w:rPr>
          <w:b/>
          <w:bCs/>
        </w:rPr>
        <w:t>Area Number</w:t>
      </w:r>
      <w:r>
        <w:t xml:space="preserve"> matches the project (from QP/SLD</w:t>
      </w:r>
      <w:r w:rsidR="006A5E5D">
        <w:t>/PJM Serial Service</w:t>
      </w:r>
      <w:r>
        <w:t>)</w:t>
      </w:r>
      <w:r w:rsidR="006A5E5D">
        <w:t xml:space="preserve"> on the excel calculation sheet as shown below:</w:t>
      </w:r>
    </w:p>
    <w:p w14:paraId="53A09908" w14:textId="16BE87EC" w:rsidR="006A5E5D" w:rsidRDefault="006A5E5D" w:rsidP="006A5E5D">
      <w:pPr>
        <w:pStyle w:val="Compact"/>
        <w:jc w:val="center"/>
      </w:pPr>
      <w:r>
        <w:rPr>
          <w:noProof/>
        </w:rPr>
        <w:drawing>
          <wp:inline distT="0" distB="0" distL="0" distR="0" wp14:anchorId="26713623" wp14:editId="1A706BC7">
            <wp:extent cx="6285506" cy="1622066"/>
            <wp:effectExtent l="0" t="0" r="0" b="0"/>
            <wp:docPr id="9593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07480" name="Picture 9593074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275" cy="16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EDD6" w14:textId="7BFA2CB4" w:rsidR="0052649E" w:rsidRDefault="0052649E" w:rsidP="0052649E">
      <w:pPr>
        <w:pStyle w:val="Compact"/>
        <w:numPr>
          <w:ilvl w:val="0"/>
          <w:numId w:val="13"/>
        </w:numPr>
      </w:pPr>
      <w:r>
        <w:lastRenderedPageBreak/>
        <w:t>Update the area number if required</w:t>
      </w:r>
      <w:r w:rsidR="006A5E5D">
        <w:t xml:space="preserve"> on the ASPEN Oneliner “Check Short Circuit Ratings” as shown below:</w:t>
      </w:r>
    </w:p>
    <w:p w14:paraId="47846300" w14:textId="17F13B76" w:rsidR="006A5E5D" w:rsidRDefault="006A5E5D" w:rsidP="006A5E5D">
      <w:pPr>
        <w:pStyle w:val="Compact"/>
        <w:jc w:val="center"/>
      </w:pPr>
      <w:r>
        <w:rPr>
          <w:noProof/>
        </w:rPr>
        <w:drawing>
          <wp:inline distT="0" distB="0" distL="0" distR="0" wp14:anchorId="1C82E01B" wp14:editId="1286AB5D">
            <wp:extent cx="2640731" cy="3283889"/>
            <wp:effectExtent l="0" t="0" r="0" b="0"/>
            <wp:docPr id="1777568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8551" name="Picture 17775685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308" cy="329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32C3" w14:textId="332F89C5" w:rsidR="00CE33E1" w:rsidRDefault="008B7648">
      <w:pPr>
        <w:pStyle w:val="Heading3"/>
      </w:pPr>
      <w:r>
        <w:t>6</w:t>
      </w:r>
      <w:r w:rsidR="00920955">
        <w:t>.</w:t>
      </w:r>
      <w:r w:rsidR="0052649E">
        <w:t>2</w:t>
      </w:r>
      <w:r w:rsidR="00920955">
        <w:t xml:space="preserve"> Load the OSF File</w:t>
      </w:r>
    </w:p>
    <w:p w14:paraId="6A3F47C4" w14:textId="75AFFD72" w:rsidR="00CE33E1" w:rsidRPr="00D30303" w:rsidRDefault="006D3099">
      <w:pPr>
        <w:pStyle w:val="Compact"/>
        <w:numPr>
          <w:ilvl w:val="0"/>
          <w:numId w:val="12"/>
        </w:numPr>
      </w:pPr>
      <w:r>
        <w:t xml:space="preserve">In OneLiner, go to </w:t>
      </w:r>
      <w:r>
        <w:rPr>
          <w:b/>
          <w:bCs/>
        </w:rPr>
        <w:t>Options → Load</w:t>
      </w:r>
    </w:p>
    <w:p w14:paraId="003E7228" w14:textId="0DE5E7E4" w:rsidR="00D30303" w:rsidRDefault="00D30303" w:rsidP="00D30303">
      <w:pPr>
        <w:pStyle w:val="Compact"/>
        <w:jc w:val="center"/>
      </w:pPr>
      <w:r>
        <w:rPr>
          <w:noProof/>
        </w:rPr>
        <w:drawing>
          <wp:inline distT="0" distB="0" distL="0" distR="0" wp14:anchorId="47FDC3C2" wp14:editId="5B767D09">
            <wp:extent cx="4542275" cy="3657600"/>
            <wp:effectExtent l="0" t="0" r="0" b="0"/>
            <wp:docPr id="12590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49185" name="Picture 125904918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467" cy="36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1DBF" w14:textId="77777777" w:rsidR="00CE33E1" w:rsidRPr="00D30303" w:rsidRDefault="006D3099">
      <w:pPr>
        <w:pStyle w:val="Compact"/>
        <w:numPr>
          <w:ilvl w:val="0"/>
          <w:numId w:val="12"/>
        </w:numPr>
      </w:pPr>
      <w:r>
        <w:t xml:space="preserve">Select the </w:t>
      </w:r>
      <w:r>
        <w:rPr>
          <w:b/>
          <w:bCs/>
        </w:rPr>
        <w:t>project‑specific OSF file</w:t>
      </w:r>
    </w:p>
    <w:p w14:paraId="2B3F0C0F" w14:textId="4595C6DE" w:rsidR="00D30303" w:rsidRDefault="00D30303" w:rsidP="00D30303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1DFAFC75" wp14:editId="3EDB625D">
            <wp:extent cx="5860111" cy="3268765"/>
            <wp:effectExtent l="0" t="0" r="0" b="0"/>
            <wp:docPr id="1556692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92503" name="Picture 15566925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379" cy="32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DF4F" w14:textId="77777777" w:rsidR="00CE33E1" w:rsidRDefault="006D3099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OK</w:t>
      </w:r>
      <w:r>
        <w:t xml:space="preserve"> to apply settings</w:t>
      </w:r>
    </w:p>
    <w:p w14:paraId="7A0AD498" w14:textId="02788009" w:rsidR="0052649E" w:rsidRPr="002B5B43" w:rsidRDefault="0052649E">
      <w:pPr>
        <w:pStyle w:val="Compact"/>
        <w:numPr>
          <w:ilvl w:val="0"/>
          <w:numId w:val="12"/>
        </w:numPr>
      </w:pPr>
      <w:r>
        <w:t xml:space="preserve">Ensure </w:t>
      </w:r>
      <w:r w:rsidRPr="0052649E">
        <w:rPr>
          <w:b/>
          <w:bCs/>
        </w:rPr>
        <w:t>CSV output is selected</w:t>
      </w:r>
    </w:p>
    <w:p w14:paraId="0B9475B4" w14:textId="5BAB5151" w:rsidR="002B5B43" w:rsidRDefault="002B5B43" w:rsidP="002B5B43">
      <w:pPr>
        <w:pStyle w:val="Compact"/>
        <w:jc w:val="center"/>
      </w:pPr>
      <w:r>
        <w:rPr>
          <w:noProof/>
        </w:rPr>
        <w:drawing>
          <wp:inline distT="0" distB="0" distL="0" distR="0" wp14:anchorId="565B6CD0" wp14:editId="149406C3">
            <wp:extent cx="2145216" cy="2808213"/>
            <wp:effectExtent l="0" t="0" r="7620" b="0"/>
            <wp:docPr id="5175804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0479" name="Picture 51758047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216" cy="280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B902" w14:textId="77777777" w:rsidR="00CE33E1" w:rsidRDefault="006D3099">
      <w:pPr>
        <w:pStyle w:val="FirstParagraph"/>
      </w:pPr>
      <w:r>
        <w:t xml:space="preserve">⚠️ Do </w:t>
      </w:r>
      <w:r>
        <w:rPr>
          <w:b/>
          <w:bCs/>
        </w:rPr>
        <w:t>not</w:t>
      </w:r>
      <w:r>
        <w:t xml:space="preserve"> reuse OSF files from other projects.</w:t>
      </w:r>
    </w:p>
    <w:p w14:paraId="2EE9D260" w14:textId="77777777" w:rsidR="00CE33E1" w:rsidRDefault="00000000">
      <w:bookmarkStart w:id="18" w:name="verify-area-number"/>
      <w:bookmarkEnd w:id="17"/>
      <w:r>
        <w:pict w14:anchorId="09F836BD">
          <v:rect id="_x0000_i1032" style="width:0;height:1.5pt" o:hralign="center" o:hrstd="t" o:hr="t"/>
        </w:pict>
      </w:r>
    </w:p>
    <w:p w14:paraId="437010AC" w14:textId="69426DC5" w:rsidR="00CE33E1" w:rsidRDefault="006B0E03">
      <w:pPr>
        <w:pStyle w:val="Heading2"/>
      </w:pPr>
      <w:bookmarkStart w:id="19" w:name="run-short-circuit-cases"/>
      <w:bookmarkEnd w:id="16"/>
      <w:bookmarkEnd w:id="18"/>
      <w:r>
        <w:t>7</w:t>
      </w:r>
      <w:r w:rsidR="00920955">
        <w:t>. Run Short Circuit Cases</w:t>
      </w:r>
    </w:p>
    <w:p w14:paraId="54405FB8" w14:textId="483B286F" w:rsidR="00CE33E1" w:rsidRDefault="006B0E03">
      <w:pPr>
        <w:pStyle w:val="Heading3"/>
      </w:pPr>
      <w:bookmarkStart w:id="20" w:name="withoutproject-case-base-case"/>
      <w:r>
        <w:t>7</w:t>
      </w:r>
      <w:r w:rsidR="00920955">
        <w:t>.1 Without‑Project Case (Base Case)</w:t>
      </w:r>
    </w:p>
    <w:p w14:paraId="44A4EDBC" w14:textId="77777777" w:rsidR="00CE33E1" w:rsidRDefault="006D3099">
      <w:pPr>
        <w:pStyle w:val="Compact"/>
        <w:numPr>
          <w:ilvl w:val="0"/>
          <w:numId w:val="16"/>
        </w:numPr>
      </w:pPr>
      <w:r>
        <w:t xml:space="preserve">Confirm project elements are </w:t>
      </w:r>
      <w:r>
        <w:rPr>
          <w:b/>
          <w:bCs/>
        </w:rPr>
        <w:t>not included</w:t>
      </w:r>
    </w:p>
    <w:p w14:paraId="74237CBE" w14:textId="77777777" w:rsidR="00CE33E1" w:rsidRDefault="006D3099">
      <w:pPr>
        <w:pStyle w:val="Compact"/>
        <w:numPr>
          <w:ilvl w:val="1"/>
          <w:numId w:val="17"/>
        </w:numPr>
      </w:pPr>
      <w:r>
        <w:lastRenderedPageBreak/>
        <w:t xml:space="preserve">Save output as </w:t>
      </w:r>
      <w:r>
        <w:rPr>
          <w:b/>
          <w:bCs/>
        </w:rPr>
        <w:t>CSV</w:t>
      </w:r>
    </w:p>
    <w:p w14:paraId="107585FA" w14:textId="41FF87F0" w:rsidR="00CE33E1" w:rsidRDefault="006D3099">
      <w:pPr>
        <w:pStyle w:val="Compact"/>
        <w:numPr>
          <w:ilvl w:val="1"/>
          <w:numId w:val="17"/>
        </w:numPr>
      </w:pPr>
      <w:r>
        <w:t>Name file consistently (e.g.</w:t>
      </w:r>
      <w:r w:rsidR="3ED5534B">
        <w:t>ABC-123_As-Built_</w:t>
      </w:r>
      <w:r w:rsidR="3ED5534B" w:rsidRPr="000247A8">
        <w:rPr>
          <w:b/>
          <w:bCs/>
        </w:rPr>
        <w:t>Without</w:t>
      </w:r>
      <w:r w:rsidR="3ED5534B">
        <w:t>.csv</w:t>
      </w:r>
      <w:r>
        <w:t>)</w:t>
      </w:r>
    </w:p>
    <w:p w14:paraId="07A19287" w14:textId="0F6819BA" w:rsidR="00CE33E1" w:rsidRDefault="006B0E03">
      <w:pPr>
        <w:pStyle w:val="Heading3"/>
      </w:pPr>
      <w:bookmarkStart w:id="21" w:name="withproject-case"/>
      <w:bookmarkEnd w:id="20"/>
      <w:r>
        <w:t>7</w:t>
      </w:r>
      <w:r w:rsidR="00920955">
        <w:t>.2 With‑Project Case</w:t>
      </w:r>
    </w:p>
    <w:p w14:paraId="5C7EFC30" w14:textId="77777777" w:rsidR="00CE33E1" w:rsidRDefault="006D3099">
      <w:pPr>
        <w:pStyle w:val="Compact"/>
        <w:numPr>
          <w:ilvl w:val="0"/>
          <w:numId w:val="18"/>
        </w:numPr>
      </w:pPr>
      <w:r>
        <w:t>Enable all project elements</w:t>
      </w:r>
    </w:p>
    <w:p w14:paraId="52B522F1" w14:textId="77777777" w:rsidR="00CE33E1" w:rsidRDefault="006D3099">
      <w:pPr>
        <w:pStyle w:val="Compact"/>
        <w:numPr>
          <w:ilvl w:val="0"/>
          <w:numId w:val="18"/>
        </w:numPr>
      </w:pPr>
      <w:r>
        <w:t xml:space="preserve">Save output as </w:t>
      </w:r>
      <w:r>
        <w:rPr>
          <w:b/>
          <w:bCs/>
        </w:rPr>
        <w:t>CSV</w:t>
      </w:r>
    </w:p>
    <w:p w14:paraId="0A0A5823" w14:textId="61E9298C" w:rsidR="00CE33E1" w:rsidRDefault="006D3099">
      <w:pPr>
        <w:pStyle w:val="Compact"/>
        <w:numPr>
          <w:ilvl w:val="1"/>
          <w:numId w:val="19"/>
        </w:numPr>
      </w:pPr>
      <w:r>
        <w:t>Name file consistently (e.g.,</w:t>
      </w:r>
      <w:r w:rsidR="42C05539">
        <w:t>ABC-123_As-Built_</w:t>
      </w:r>
      <w:r w:rsidR="42C05539" w:rsidRPr="000247A8">
        <w:rPr>
          <w:b/>
          <w:bCs/>
        </w:rPr>
        <w:t>With</w:t>
      </w:r>
      <w:r w:rsidR="42C05539">
        <w:t>.csv</w:t>
      </w:r>
      <w:r>
        <w:t>)</w:t>
      </w:r>
    </w:p>
    <w:p w14:paraId="49E3EF5C" w14:textId="77777777" w:rsidR="00CE33E1" w:rsidRDefault="00000000">
      <w:r>
        <w:pict w14:anchorId="6FE80A00">
          <v:rect id="_x0000_i1033" style="width:0;height:1.5pt" o:hralign="center" o:hrstd="t" o:hr="t"/>
        </w:pict>
      </w:r>
    </w:p>
    <w:p w14:paraId="756981AF" w14:textId="77777777" w:rsidR="00CE33E1" w:rsidRDefault="00000000">
      <w:bookmarkStart w:id="22" w:name="review-output-spreadsheets"/>
      <w:bookmarkStart w:id="23" w:name="highlevel-result-checks"/>
      <w:bookmarkEnd w:id="19"/>
      <w:bookmarkEnd w:id="21"/>
      <w:r>
        <w:pict w14:anchorId="33D4A50D">
          <v:rect id="_x0000_i1034" style="width:0;height:1.5pt" o:hralign="center" o:hrstd="t" o:hr="t"/>
        </w:pict>
      </w:r>
    </w:p>
    <w:p w14:paraId="64E483CD" w14:textId="77777777" w:rsidR="0052649E" w:rsidRDefault="65361DE7">
      <w:pPr>
        <w:pStyle w:val="Heading2"/>
      </w:pPr>
      <w:bookmarkStart w:id="24" w:name="comparison-deficiency-screening"/>
      <w:bookmarkEnd w:id="22"/>
      <w:bookmarkEnd w:id="23"/>
      <w:r>
        <w:t>PJM Access required (PJM “DWTH” compare script)</w:t>
      </w:r>
    </w:p>
    <w:p w14:paraId="6BA11E1E" w14:textId="1A7DD2A3" w:rsidR="00CE33E1" w:rsidRDefault="006B0E03">
      <w:pPr>
        <w:pStyle w:val="Heading2"/>
      </w:pPr>
      <w:r>
        <w:t>8</w:t>
      </w:r>
      <w:r w:rsidR="00920955">
        <w:t>. Comparison &amp; Deficiency Screening</w:t>
      </w:r>
    </w:p>
    <w:p w14:paraId="1F0D555E" w14:textId="587FE240" w:rsidR="00CE33E1" w:rsidRDefault="006B0E03">
      <w:pPr>
        <w:pStyle w:val="Heading3"/>
      </w:pPr>
      <w:bookmarkStart w:id="25" w:name="with-vs.-without-comparison"/>
      <w:r>
        <w:t>8</w:t>
      </w:r>
      <w:r w:rsidR="00920955">
        <w:t>.1 With vs. Without Comparison</w:t>
      </w:r>
    </w:p>
    <w:p w14:paraId="5D90C359" w14:textId="77777777" w:rsidR="00CE33E1" w:rsidRDefault="006D3099">
      <w:pPr>
        <w:pStyle w:val="FirstParagraph"/>
      </w:pPr>
      <w:r>
        <w:t>Compare results to identify: - Significant fault current increases - Equipment exceeding ratings - Changes that trigger PJM/EPE flags</w:t>
      </w:r>
    </w:p>
    <w:p w14:paraId="15A3231F" w14:textId="4A768C14" w:rsidR="00CE33E1" w:rsidRDefault="006B0E03">
      <w:pPr>
        <w:pStyle w:val="Heading3"/>
      </w:pPr>
      <w:bookmarkStart w:id="26" w:name="load-rating-checks"/>
      <w:bookmarkEnd w:id="25"/>
      <w:r>
        <w:t>8</w:t>
      </w:r>
      <w:r w:rsidR="00920955">
        <w:t>.2 Load &amp; Rating Checks</w:t>
      </w:r>
    </w:p>
    <w:p w14:paraId="2629AA42" w14:textId="77777777" w:rsidR="00CE33E1" w:rsidRDefault="00000000">
      <w:r>
        <w:pict w14:anchorId="7FCCB1B8">
          <v:rect id="_x0000_i1035" style="width:0;height:1.5pt" o:hralign="center" o:bullet="t" o:hrstd="t" o:hr="t"/>
        </w:pict>
      </w:r>
    </w:p>
    <w:p w14:paraId="458956C1" w14:textId="3D63FCDB" w:rsidR="0052649E" w:rsidRPr="0052649E" w:rsidRDefault="006B0E03" w:rsidP="0052649E">
      <w:pPr>
        <w:pStyle w:val="Heading3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9</w:t>
      </w:r>
      <w:r w:rsidR="0052649E" w:rsidRPr="0052649E">
        <w:rPr>
          <w:rFonts w:asciiTheme="majorHAnsi" w:hAnsiTheme="majorHAnsi"/>
          <w:sz w:val="32"/>
          <w:szCs w:val="32"/>
        </w:rPr>
        <w:t xml:space="preserve">. Clean Working Directory </w:t>
      </w:r>
    </w:p>
    <w:p w14:paraId="20C38EB7" w14:textId="77777777" w:rsidR="0052649E" w:rsidRDefault="0052649E" w:rsidP="0052649E">
      <w:pPr>
        <w:pStyle w:val="Compact"/>
        <w:numPr>
          <w:ilvl w:val="0"/>
          <w:numId w:val="11"/>
        </w:numPr>
      </w:pPr>
      <w:r>
        <w:t>Delete *.BAK files (auto‑generated save backups)</w:t>
      </w:r>
    </w:p>
    <w:p w14:paraId="69C26D67" w14:textId="5064571F" w:rsidR="0052649E" w:rsidRDefault="0052649E" w:rsidP="0052649E">
      <w:pPr>
        <w:pStyle w:val="Compact"/>
        <w:numPr>
          <w:ilvl w:val="0"/>
          <w:numId w:val="11"/>
        </w:numPr>
      </w:pPr>
      <w:r>
        <w:t>This helps keep outputs clean and review‑friendly</w:t>
      </w:r>
    </w:p>
    <w:p w14:paraId="694639AF" w14:textId="77777777" w:rsidR="00CE33E1" w:rsidRDefault="00000000">
      <w:bookmarkStart w:id="27" w:name="complete-calculation-spreadsheet"/>
      <w:bookmarkEnd w:id="24"/>
      <w:bookmarkEnd w:id="26"/>
      <w:r>
        <w:pict w14:anchorId="6ACAE36A">
          <v:rect id="_x0000_i1036" style="width:0;height:1.5pt" o:hralign="center" o:hrstd="t" o:hr="t"/>
        </w:pict>
      </w:r>
    </w:p>
    <w:p w14:paraId="461FE27D" w14:textId="3368C2AE" w:rsidR="00CE33E1" w:rsidRDefault="006B0E03">
      <w:pPr>
        <w:pStyle w:val="Heading2"/>
      </w:pPr>
      <w:bookmarkStart w:id="28" w:name="final-file-package-required-deliverables"/>
      <w:bookmarkEnd w:id="27"/>
      <w:r>
        <w:t>10</w:t>
      </w:r>
      <w:r w:rsidR="00920955">
        <w:t>. Final File Package (Required Deliverables)</w:t>
      </w:r>
    </w:p>
    <w:p w14:paraId="5040AF2C" w14:textId="77777777" w:rsidR="00CE33E1" w:rsidRDefault="006D3099">
      <w:pPr>
        <w:pStyle w:val="FirstParagraph"/>
      </w:pPr>
      <w:r>
        <w:t xml:space="preserve">A complete short circuit study folder must contain </w:t>
      </w:r>
      <w:r>
        <w:rPr>
          <w:b/>
          <w:bCs/>
        </w:rPr>
        <w:t>at minimum</w:t>
      </w:r>
      <w:r>
        <w:t>:</w:t>
      </w:r>
    </w:p>
    <w:p w14:paraId="5C8D1C0D" w14:textId="77777777" w:rsidR="00CE33E1" w:rsidRDefault="006D3099">
      <w:pPr>
        <w:pStyle w:val="Compact"/>
        <w:numPr>
          <w:ilvl w:val="0"/>
          <w:numId w:val="21"/>
        </w:numPr>
      </w:pPr>
      <w:r>
        <w:rPr>
          <w:b/>
          <w:bCs/>
        </w:rPr>
        <w:t>Change File</w:t>
      </w:r>
    </w:p>
    <w:p w14:paraId="2C79FC3C" w14:textId="77777777" w:rsidR="00CE33E1" w:rsidRDefault="006D3099">
      <w:pPr>
        <w:pStyle w:val="Compact"/>
        <w:numPr>
          <w:ilvl w:val="0"/>
          <w:numId w:val="21"/>
        </w:numPr>
      </w:pPr>
      <w:r>
        <w:rPr>
          <w:b/>
          <w:bCs/>
        </w:rPr>
        <w:t>Calculation Spreadsheet</w:t>
      </w:r>
    </w:p>
    <w:p w14:paraId="5ECE57A5" w14:textId="77777777" w:rsidR="00CE33E1" w:rsidRDefault="006D3099">
      <w:pPr>
        <w:pStyle w:val="Compact"/>
        <w:numPr>
          <w:ilvl w:val="0"/>
          <w:numId w:val="21"/>
        </w:numPr>
      </w:pPr>
      <w:r>
        <w:rPr>
          <w:b/>
          <w:bCs/>
        </w:rPr>
        <w:t>With‑Case OLR File</w:t>
      </w:r>
    </w:p>
    <w:p w14:paraId="2D054A95" w14:textId="77777777" w:rsidR="00CE33E1" w:rsidRDefault="006D3099">
      <w:pPr>
        <w:pStyle w:val="Compact"/>
        <w:numPr>
          <w:ilvl w:val="0"/>
          <w:numId w:val="21"/>
        </w:numPr>
      </w:pPr>
      <w:r>
        <w:rPr>
          <w:b/>
          <w:bCs/>
        </w:rPr>
        <w:t>With‑Case CSV Output</w:t>
      </w:r>
    </w:p>
    <w:p w14:paraId="3F0AF059" w14:textId="77777777" w:rsidR="00CE33E1" w:rsidRDefault="006D3099">
      <w:pPr>
        <w:pStyle w:val="Compact"/>
        <w:numPr>
          <w:ilvl w:val="0"/>
          <w:numId w:val="21"/>
        </w:numPr>
      </w:pPr>
      <w:r>
        <w:rPr>
          <w:b/>
          <w:bCs/>
        </w:rPr>
        <w:t>Without‑Case OLR File</w:t>
      </w:r>
    </w:p>
    <w:p w14:paraId="74FF1201" w14:textId="771AD41E" w:rsidR="00CB3CDB" w:rsidRDefault="006D3099" w:rsidP="127AFC1C">
      <w:pPr>
        <w:pStyle w:val="Compact"/>
        <w:numPr>
          <w:ilvl w:val="0"/>
          <w:numId w:val="21"/>
        </w:numPr>
        <w:rPr>
          <w:b/>
          <w:bCs/>
        </w:rPr>
      </w:pPr>
      <w:r w:rsidRPr="127AFC1C">
        <w:rPr>
          <w:b/>
          <w:bCs/>
        </w:rPr>
        <w:t>Without‑Case CSV Output</w:t>
      </w:r>
    </w:p>
    <w:p w14:paraId="2B6EFF9A" w14:textId="69C1B6A9" w:rsidR="1857E51A" w:rsidRDefault="1857E51A" w:rsidP="127AFC1C">
      <w:pPr>
        <w:pStyle w:val="Compact"/>
        <w:numPr>
          <w:ilvl w:val="0"/>
          <w:numId w:val="21"/>
        </w:numPr>
      </w:pPr>
      <w:r w:rsidRPr="127AFC1C">
        <w:rPr>
          <w:b/>
          <w:bCs/>
        </w:rPr>
        <w:t>QP Print-Out</w:t>
      </w:r>
    </w:p>
    <w:p w14:paraId="7A43A0BB" w14:textId="239EC80C" w:rsidR="00CE33E1" w:rsidRDefault="1857E51A" w:rsidP="008B7648">
      <w:pPr>
        <w:pStyle w:val="FirstParagraph"/>
        <w:numPr>
          <w:ilvl w:val="0"/>
          <w:numId w:val="21"/>
        </w:numPr>
        <w:rPr>
          <w:b/>
          <w:bCs/>
        </w:rPr>
      </w:pPr>
      <w:r w:rsidRPr="127AFC1C">
        <w:rPr>
          <w:b/>
          <w:bCs/>
        </w:rPr>
        <w:t>OSF File</w:t>
      </w:r>
    </w:p>
    <w:p w14:paraId="0307E71A" w14:textId="786F706C" w:rsidR="00457D7E" w:rsidRPr="00457D7E" w:rsidRDefault="00457D7E" w:rsidP="00457D7E">
      <w:pPr>
        <w:pStyle w:val="BodyText"/>
      </w:pPr>
      <w:r>
        <w:rPr>
          <w:noProof/>
        </w:rPr>
        <w:lastRenderedPageBreak/>
        <w:drawing>
          <wp:inline distT="0" distB="0" distL="0" distR="0" wp14:anchorId="6638C596" wp14:editId="57510D42">
            <wp:extent cx="5943600" cy="2953385"/>
            <wp:effectExtent l="0" t="0" r="7620" b="0"/>
            <wp:docPr id="9525820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82047" name="Picture 1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5E1" w14:textId="77777777" w:rsidR="00CE33E1" w:rsidRDefault="00000000">
      <w:r>
        <w:pict w14:anchorId="04835837">
          <v:rect id="_x0000_i1037" style="width:0;height:1.5pt" o:hralign="center" o:hrstd="t" o:hr="t"/>
        </w:pict>
      </w:r>
    </w:p>
    <w:p w14:paraId="35112A11" w14:textId="77777777" w:rsidR="00CE33E1" w:rsidRDefault="00000000">
      <w:bookmarkStart w:id="29" w:name="final-quality-check"/>
      <w:bookmarkEnd w:id="28"/>
      <w:r>
        <w:pict w14:anchorId="3DDBEF73">
          <v:rect id="_x0000_i1038" style="width:0;height:1.5pt" o:hralign="center" o:hrstd="t" o:hr="t"/>
        </w:pict>
      </w:r>
    </w:p>
    <w:p w14:paraId="6F517F82" w14:textId="77777777" w:rsidR="00CE33E1" w:rsidRDefault="006D3099">
      <w:pPr>
        <w:pStyle w:val="Compact"/>
        <w:numPr>
          <w:ilvl w:val="0"/>
          <w:numId w:val="23"/>
        </w:numPr>
      </w:pPr>
      <w:bookmarkStart w:id="30" w:name="best-practices-common-pitfalls"/>
      <w:bookmarkStart w:id="31" w:name="common-mistakes-to-avoid"/>
      <w:bookmarkEnd w:id="29"/>
      <w:r>
        <w:t>Running with incorrect area number</w:t>
      </w:r>
    </w:p>
    <w:p w14:paraId="2495A1E1" w14:textId="77777777" w:rsidR="00CE33E1" w:rsidRDefault="006D3099">
      <w:pPr>
        <w:pStyle w:val="Compact"/>
        <w:numPr>
          <w:ilvl w:val="0"/>
          <w:numId w:val="23"/>
        </w:numPr>
      </w:pPr>
      <w:r>
        <w:t>Proceeding with deficient data review</w:t>
      </w:r>
    </w:p>
    <w:p w14:paraId="1B6FEDC3" w14:textId="77777777" w:rsidR="00CE33E1" w:rsidRDefault="00000000">
      <w:r>
        <w:pict w14:anchorId="397DF4D5">
          <v:rect id="_x0000_i1039" style="width:0;height:1.5pt" o:hralign="center" o:hrstd="t" o:hr="t"/>
        </w:pict>
      </w:r>
    </w:p>
    <w:p w14:paraId="30010E15" w14:textId="77777777" w:rsidR="00CE33E1" w:rsidRDefault="00000000">
      <w:r>
        <w:pict w14:anchorId="302651FE">
          <v:rect id="_x0000_i1040" style="width:0;height:1.5pt" o:hralign="center" o:hrstd="t" o:hr="t"/>
        </w:pict>
      </w:r>
    </w:p>
    <w:p w14:paraId="338616F8" w14:textId="77777777" w:rsidR="00CE33E1" w:rsidRDefault="006D3099">
      <w:pPr>
        <w:pStyle w:val="Heading2"/>
      </w:pPr>
      <w:bookmarkStart w:id="32" w:name="one-page-quick-checklist-execution-only"/>
      <w:bookmarkEnd w:id="30"/>
      <w:bookmarkEnd w:id="31"/>
      <w:r>
        <w:t>One-Page Quick Checklist (Execution-Only)</w:t>
      </w:r>
    </w:p>
    <w:p w14:paraId="3A2BEBAE" w14:textId="77777777" w:rsidR="00CE33E1" w:rsidRDefault="006D3099">
      <w:pPr>
        <w:pStyle w:val="FirstParagraph"/>
      </w:pPr>
      <w:r>
        <w:rPr>
          <w:b/>
          <w:bCs/>
        </w:rPr>
        <w:t>Use this after you already understand the process.</w:t>
      </w:r>
    </w:p>
    <w:p w14:paraId="41FD45E8" w14:textId="77777777" w:rsidR="00CE33E1" w:rsidRDefault="006D3099">
      <w:pPr>
        <w:pStyle w:val="Heading3"/>
      </w:pPr>
      <w:bookmarkStart w:id="33" w:name="pre-work"/>
      <w:r>
        <w:t>Pre-Work</w:t>
      </w:r>
    </w:p>
    <w:p w14:paraId="2C6FAB00" w14:textId="77777777" w:rsidR="00CE33E1" w:rsidRDefault="006D3099">
      <w:pPr>
        <w:pStyle w:val="Compact"/>
        <w:numPr>
          <w:ilvl w:val="0"/>
          <w:numId w:val="24"/>
        </w:numPr>
      </w:pPr>
      <w:r>
        <w:t>Obtain OLR file (project-specific)</w:t>
      </w:r>
    </w:p>
    <w:p w14:paraId="52FFF10C" w14:textId="77777777" w:rsidR="00CE33E1" w:rsidRDefault="006D3099">
      <w:pPr>
        <w:pStyle w:val="Compact"/>
        <w:numPr>
          <w:ilvl w:val="0"/>
          <w:numId w:val="25"/>
        </w:numPr>
      </w:pPr>
      <w:r>
        <w:t>Obtain OSF file (project-specific – do NOT reuse)</w:t>
      </w:r>
    </w:p>
    <w:p w14:paraId="3FCF2F3A" w14:textId="77777777" w:rsidR="00CE33E1" w:rsidRDefault="006D3099">
      <w:pPr>
        <w:pStyle w:val="Compact"/>
        <w:numPr>
          <w:ilvl w:val="0"/>
          <w:numId w:val="26"/>
        </w:numPr>
      </w:pPr>
      <w:r>
        <w:t>Obtain QP Printout or SLD</w:t>
      </w:r>
    </w:p>
    <w:p w14:paraId="0A53A40F" w14:textId="77777777" w:rsidR="00CE33E1" w:rsidRDefault="006D3099">
      <w:pPr>
        <w:pStyle w:val="Compact"/>
        <w:numPr>
          <w:ilvl w:val="0"/>
          <w:numId w:val="27"/>
        </w:numPr>
      </w:pPr>
      <w:r>
        <w:t xml:space="preserve">Confirm data review status = </w:t>
      </w:r>
      <w:r>
        <w:rPr>
          <w:b/>
          <w:bCs/>
        </w:rPr>
        <w:t>Approved</w:t>
      </w:r>
    </w:p>
    <w:p w14:paraId="45C97AB6" w14:textId="77777777" w:rsidR="00CE33E1" w:rsidRDefault="006D3099">
      <w:pPr>
        <w:pStyle w:val="Compact"/>
        <w:numPr>
          <w:ilvl w:val="0"/>
          <w:numId w:val="28"/>
        </w:numPr>
      </w:pPr>
      <w:r>
        <w:t>Confirm project status (As-Built vs Necessary)</w:t>
      </w:r>
    </w:p>
    <w:p w14:paraId="5D7578D9" w14:textId="77777777" w:rsidR="00CE33E1" w:rsidRDefault="006D3099">
      <w:pPr>
        <w:pStyle w:val="Heading3"/>
      </w:pPr>
      <w:bookmarkStart w:id="34" w:name="case-setup-aspen-oneliner"/>
      <w:bookmarkEnd w:id="33"/>
      <w:r>
        <w:t>Case Setup (ASPEN OneLiner)</w:t>
      </w:r>
    </w:p>
    <w:p w14:paraId="7EAA09C6" w14:textId="77777777" w:rsidR="00CE33E1" w:rsidRDefault="006D3099">
      <w:pPr>
        <w:pStyle w:val="Compact"/>
        <w:numPr>
          <w:ilvl w:val="0"/>
          <w:numId w:val="29"/>
        </w:numPr>
      </w:pPr>
      <w:r>
        <w:t xml:space="preserve">Open OLR → </w:t>
      </w:r>
      <w:r>
        <w:rPr>
          <w:b/>
          <w:bCs/>
        </w:rPr>
        <w:t>File &gt; Save As</w:t>
      </w:r>
      <w:r>
        <w:t xml:space="preserve"> (project naming)</w:t>
      </w:r>
    </w:p>
    <w:p w14:paraId="5C45F52D" w14:textId="77777777" w:rsidR="00CE33E1" w:rsidRDefault="006D3099">
      <w:pPr>
        <w:pStyle w:val="Compact"/>
        <w:numPr>
          <w:ilvl w:val="0"/>
          <w:numId w:val="30"/>
        </w:numPr>
      </w:pPr>
      <w:r>
        <w:t>Delete *.BAK files (optional cleanup)</w:t>
      </w:r>
    </w:p>
    <w:p w14:paraId="02DBB01E" w14:textId="77777777" w:rsidR="00CE33E1" w:rsidRDefault="006D3099">
      <w:pPr>
        <w:pStyle w:val="Compact"/>
        <w:numPr>
          <w:ilvl w:val="0"/>
          <w:numId w:val="31"/>
        </w:numPr>
      </w:pPr>
      <w:r>
        <w:t xml:space="preserve">Load OSF → </w:t>
      </w:r>
      <w:r>
        <w:rPr>
          <w:b/>
          <w:bCs/>
        </w:rPr>
        <w:t>Options &gt; Load OSF</w:t>
      </w:r>
    </w:p>
    <w:p w14:paraId="41003089" w14:textId="77777777" w:rsidR="00CE33E1" w:rsidRDefault="006D3099">
      <w:pPr>
        <w:pStyle w:val="Compact"/>
        <w:numPr>
          <w:ilvl w:val="0"/>
          <w:numId w:val="32"/>
        </w:numPr>
      </w:pPr>
      <w:r>
        <w:t xml:space="preserve">Verify Area Number → </w:t>
      </w:r>
      <w:r>
        <w:rPr>
          <w:b/>
          <w:bCs/>
        </w:rPr>
        <w:t>Options &gt; Short Circuit</w:t>
      </w:r>
    </w:p>
    <w:p w14:paraId="3F52D61B" w14:textId="77777777" w:rsidR="00CE33E1" w:rsidRDefault="006D3099">
      <w:pPr>
        <w:pStyle w:val="Compact"/>
        <w:numPr>
          <w:ilvl w:val="0"/>
          <w:numId w:val="33"/>
        </w:numPr>
      </w:pPr>
      <w:r>
        <w:t xml:space="preserve">Enable </w:t>
      </w:r>
      <w:r>
        <w:rPr>
          <w:b/>
          <w:bCs/>
        </w:rPr>
        <w:t>CSV Output</w:t>
      </w:r>
    </w:p>
    <w:p w14:paraId="67ECAE96" w14:textId="77777777" w:rsidR="00CE33E1" w:rsidRDefault="006D3099">
      <w:pPr>
        <w:pStyle w:val="Compact"/>
        <w:numPr>
          <w:ilvl w:val="0"/>
          <w:numId w:val="34"/>
        </w:numPr>
      </w:pPr>
      <w:r>
        <w:lastRenderedPageBreak/>
        <w:t>Set Generator Reference Angle</w:t>
      </w:r>
    </w:p>
    <w:p w14:paraId="7DF29617" w14:textId="77777777" w:rsidR="00CE33E1" w:rsidRDefault="006D3099">
      <w:pPr>
        <w:pStyle w:val="Heading3"/>
      </w:pPr>
      <w:bookmarkStart w:id="35" w:name="run-cases"/>
      <w:bookmarkEnd w:id="34"/>
      <w:r>
        <w:t>Run Cases</w:t>
      </w:r>
    </w:p>
    <w:p w14:paraId="5E74FC3F" w14:textId="77777777" w:rsidR="00CE33E1" w:rsidRDefault="006D3099">
      <w:pPr>
        <w:pStyle w:val="FirstParagraph"/>
      </w:pPr>
      <w:r>
        <w:rPr>
          <w:b/>
          <w:bCs/>
        </w:rPr>
        <w:t>Without Case</w:t>
      </w:r>
      <w:r>
        <w:t xml:space="preserve"> - ☐ Disable project elements - ☐ Run short circuit - ☐ Save CSV (“_Without”)</w:t>
      </w:r>
    </w:p>
    <w:p w14:paraId="48FDDB85" w14:textId="77777777" w:rsidR="00CE33E1" w:rsidRDefault="006D3099">
      <w:pPr>
        <w:pStyle w:val="BodyText"/>
      </w:pPr>
      <w:r>
        <w:rPr>
          <w:b/>
          <w:bCs/>
        </w:rPr>
        <w:t>With Case</w:t>
      </w:r>
      <w:r>
        <w:t xml:space="preserve"> - ☐ Enable project elements - ☐ Run short circuit - ☐ Save CSV (“_With”)</w:t>
      </w:r>
    </w:p>
    <w:p w14:paraId="4DDB66F7" w14:textId="77777777" w:rsidR="00CE33E1" w:rsidRDefault="006D3099">
      <w:pPr>
        <w:pStyle w:val="Heading3"/>
      </w:pPr>
      <w:bookmarkStart w:id="36" w:name="review-deliverables"/>
      <w:bookmarkEnd w:id="35"/>
      <w:r>
        <w:t>Review &amp; Deliverables</w:t>
      </w:r>
    </w:p>
    <w:p w14:paraId="7509EFEA" w14:textId="77777777" w:rsidR="00CE33E1" w:rsidRDefault="006D3099">
      <w:pPr>
        <w:pStyle w:val="Compact"/>
        <w:numPr>
          <w:ilvl w:val="0"/>
          <w:numId w:val="35"/>
        </w:numPr>
      </w:pPr>
      <w:r>
        <w:t>Review fault current changes</w:t>
      </w:r>
    </w:p>
    <w:p w14:paraId="1945CA36" w14:textId="77777777" w:rsidR="00CE33E1" w:rsidRDefault="006D3099">
      <w:pPr>
        <w:pStyle w:val="Compact"/>
        <w:numPr>
          <w:ilvl w:val="0"/>
          <w:numId w:val="36"/>
        </w:numPr>
      </w:pPr>
      <w:r>
        <w:t>Verify equipment ratings</w:t>
      </w:r>
    </w:p>
    <w:p w14:paraId="256B4A2B" w14:textId="77777777" w:rsidR="00CE33E1" w:rsidRDefault="006D3099">
      <w:pPr>
        <w:pStyle w:val="Compact"/>
        <w:numPr>
          <w:ilvl w:val="0"/>
          <w:numId w:val="37"/>
        </w:numPr>
      </w:pPr>
      <w:r>
        <w:t>Complete calculation spreadsheet</w:t>
      </w:r>
    </w:p>
    <w:p w14:paraId="20091137" w14:textId="77777777" w:rsidR="00CE33E1" w:rsidRDefault="006D3099">
      <w:pPr>
        <w:pStyle w:val="Compact"/>
        <w:numPr>
          <w:ilvl w:val="0"/>
          <w:numId w:val="38"/>
        </w:numPr>
      </w:pPr>
      <w:r>
        <w:t>Confirm final 6 required files present</w:t>
      </w:r>
    </w:p>
    <w:p w14:paraId="16E62A4C" w14:textId="77777777" w:rsidR="00CE33E1" w:rsidRDefault="00000000">
      <w:r>
        <w:pict w14:anchorId="4924431B">
          <v:rect id="_x0000_i1041" style="width:0;height:1.5pt" o:hralign="center" o:hrstd="t" o:hr="t"/>
        </w:pict>
      </w:r>
    </w:p>
    <w:p w14:paraId="16F16BBF" w14:textId="77777777" w:rsidR="00CE33E1" w:rsidRDefault="006D3099">
      <w:pPr>
        <w:pStyle w:val="Heading2"/>
      </w:pPr>
      <w:bookmarkStart w:id="37" w:name="aspen-oneliner-menu-path-callouts"/>
      <w:bookmarkEnd w:id="32"/>
      <w:bookmarkEnd w:id="36"/>
      <w:r>
        <w:t>ASPEN OneLiner Menu Path Callouts</w:t>
      </w:r>
    </w:p>
    <w:p w14:paraId="46BF3276" w14:textId="77777777" w:rsidR="00CE33E1" w:rsidRDefault="006D3099">
      <w:pPr>
        <w:pStyle w:val="Heading3"/>
      </w:pPr>
      <w:bookmarkStart w:id="38" w:name="open-save-case"/>
      <w:r>
        <w:t>Open / Save Case</w:t>
      </w:r>
    </w:p>
    <w:p w14:paraId="2FFFBBEC" w14:textId="77777777" w:rsidR="00CE33E1" w:rsidRDefault="006D3099">
      <w:pPr>
        <w:pStyle w:val="Compact"/>
        <w:numPr>
          <w:ilvl w:val="0"/>
          <w:numId w:val="39"/>
        </w:numPr>
      </w:pPr>
      <w:r>
        <w:rPr>
          <w:b/>
          <w:bCs/>
        </w:rPr>
        <w:t>File &gt; Open</w:t>
      </w:r>
    </w:p>
    <w:p w14:paraId="00D92B86" w14:textId="77777777" w:rsidR="00CE33E1" w:rsidRDefault="006D3099">
      <w:pPr>
        <w:pStyle w:val="Compact"/>
        <w:numPr>
          <w:ilvl w:val="0"/>
          <w:numId w:val="39"/>
        </w:numPr>
      </w:pPr>
      <w:r>
        <w:rPr>
          <w:b/>
          <w:bCs/>
        </w:rPr>
        <w:t>File &gt; Save As</w:t>
      </w:r>
    </w:p>
    <w:p w14:paraId="26675E8A" w14:textId="77777777" w:rsidR="00CE33E1" w:rsidRDefault="006D3099">
      <w:pPr>
        <w:pStyle w:val="Heading3"/>
      </w:pPr>
      <w:bookmarkStart w:id="39" w:name="load-osf-file"/>
      <w:bookmarkEnd w:id="38"/>
      <w:r>
        <w:t>Load OSF File</w:t>
      </w:r>
    </w:p>
    <w:p w14:paraId="66A2AA13" w14:textId="77777777" w:rsidR="00CE33E1" w:rsidRDefault="006D3099">
      <w:pPr>
        <w:pStyle w:val="Compact"/>
        <w:numPr>
          <w:ilvl w:val="0"/>
          <w:numId w:val="40"/>
        </w:numPr>
      </w:pPr>
      <w:r>
        <w:rPr>
          <w:b/>
          <w:bCs/>
        </w:rPr>
        <w:t>Options &gt; Load OSF</w:t>
      </w:r>
    </w:p>
    <w:p w14:paraId="09638D5C" w14:textId="77777777" w:rsidR="00CE33E1" w:rsidRDefault="006D3099">
      <w:pPr>
        <w:pStyle w:val="Heading3"/>
      </w:pPr>
      <w:bookmarkStart w:id="40" w:name="short-circuit-settings"/>
      <w:bookmarkEnd w:id="39"/>
      <w:r>
        <w:t>Short Circuit Settings</w:t>
      </w:r>
    </w:p>
    <w:p w14:paraId="4B32B42D" w14:textId="77777777" w:rsidR="00CE33E1" w:rsidRDefault="006D3099">
      <w:pPr>
        <w:pStyle w:val="Compact"/>
        <w:numPr>
          <w:ilvl w:val="0"/>
          <w:numId w:val="41"/>
        </w:numPr>
      </w:pPr>
      <w:r>
        <w:rPr>
          <w:b/>
          <w:bCs/>
        </w:rPr>
        <w:t>Options &gt; Short Circuit</w:t>
      </w:r>
    </w:p>
    <w:p w14:paraId="7336ED33" w14:textId="77777777" w:rsidR="00CE33E1" w:rsidRDefault="006D3099">
      <w:pPr>
        <w:pStyle w:val="Compact"/>
        <w:numPr>
          <w:ilvl w:val="1"/>
          <w:numId w:val="42"/>
        </w:numPr>
      </w:pPr>
      <w:r>
        <w:t>Area Number</w:t>
      </w:r>
    </w:p>
    <w:p w14:paraId="1D36A8FA" w14:textId="77777777" w:rsidR="00CE33E1" w:rsidRDefault="006D3099">
      <w:pPr>
        <w:pStyle w:val="Compact"/>
        <w:numPr>
          <w:ilvl w:val="1"/>
          <w:numId w:val="42"/>
        </w:numPr>
      </w:pPr>
      <w:r>
        <w:t>Output Format (CSV)</w:t>
      </w:r>
    </w:p>
    <w:p w14:paraId="54FD4494" w14:textId="77777777" w:rsidR="00CE33E1" w:rsidRDefault="006D3099">
      <w:pPr>
        <w:pStyle w:val="Compact"/>
        <w:numPr>
          <w:ilvl w:val="1"/>
          <w:numId w:val="42"/>
        </w:numPr>
      </w:pPr>
      <w:r>
        <w:t>Generator Reference Angle</w:t>
      </w:r>
    </w:p>
    <w:p w14:paraId="133CBFBB" w14:textId="77777777" w:rsidR="00CE33E1" w:rsidRDefault="006D3099">
      <w:pPr>
        <w:pStyle w:val="Heading3"/>
      </w:pPr>
      <w:bookmarkStart w:id="41" w:name="run-short-circuit"/>
      <w:bookmarkEnd w:id="40"/>
      <w:r>
        <w:t>Run Short Circuit</w:t>
      </w:r>
    </w:p>
    <w:p w14:paraId="1C9413DF" w14:textId="77777777" w:rsidR="00CE33E1" w:rsidRDefault="006D3099">
      <w:pPr>
        <w:pStyle w:val="Compact"/>
        <w:numPr>
          <w:ilvl w:val="0"/>
          <w:numId w:val="43"/>
        </w:numPr>
      </w:pPr>
      <w:r>
        <w:rPr>
          <w:b/>
          <w:bCs/>
        </w:rPr>
        <w:t>Run &gt; Short Circuit</w:t>
      </w:r>
      <w:r>
        <w:t xml:space="preserve"> (or toolbar shortcut)</w:t>
      </w:r>
    </w:p>
    <w:p w14:paraId="77CB088E" w14:textId="77777777" w:rsidR="00CE33E1" w:rsidRDefault="006D3099">
      <w:pPr>
        <w:pStyle w:val="Heading3"/>
      </w:pPr>
      <w:bookmarkStart w:id="42" w:name="output-files"/>
      <w:bookmarkEnd w:id="41"/>
      <w:r>
        <w:t>Output Files</w:t>
      </w:r>
    </w:p>
    <w:p w14:paraId="431438C8" w14:textId="77777777" w:rsidR="00CE33E1" w:rsidRDefault="006D3099">
      <w:pPr>
        <w:pStyle w:val="Compact"/>
        <w:numPr>
          <w:ilvl w:val="0"/>
          <w:numId w:val="44"/>
        </w:numPr>
      </w:pPr>
      <w:r>
        <w:t>CSV files auto-generated in project directory</w:t>
      </w:r>
    </w:p>
    <w:p w14:paraId="79D31A9B" w14:textId="77777777" w:rsidR="00CE33E1" w:rsidRDefault="00000000">
      <w:r>
        <w:pict w14:anchorId="0F2F47BE">
          <v:rect id="_x0000_i1042" style="width:0;height:1.5pt" o:hralign="center" o:hrstd="t" o:hr="t"/>
        </w:pict>
      </w:r>
    </w:p>
    <w:p w14:paraId="32B0B73A" w14:textId="77777777" w:rsidR="00CE33E1" w:rsidRDefault="006D3099">
      <w:pPr>
        <w:pStyle w:val="Heading2"/>
      </w:pPr>
      <w:bookmarkStart w:id="43" w:name="sop-classification"/>
      <w:bookmarkEnd w:id="37"/>
      <w:bookmarkEnd w:id="42"/>
      <w:r>
        <w:t>SOP Classification</w:t>
      </w:r>
    </w:p>
    <w:p w14:paraId="4071FCEB" w14:textId="77777777" w:rsidR="00CE33E1" w:rsidRDefault="006D3099">
      <w:pPr>
        <w:pStyle w:val="FirstParagraph"/>
      </w:pPr>
      <w:r>
        <w:t xml:space="preserve">This document is intended to function as a </w:t>
      </w:r>
      <w:r>
        <w:rPr>
          <w:b/>
          <w:bCs/>
        </w:rPr>
        <w:t>Standard Operating Procedure (SOP)</w:t>
      </w:r>
      <w:r>
        <w:t xml:space="preserve"> for: - Short Circuit Studies - ASPEN OneLiner - EPE / PJM-style interconnection projects</w:t>
      </w:r>
    </w:p>
    <w:p w14:paraId="70009CD5" w14:textId="77777777" w:rsidR="00CE33E1" w:rsidRDefault="006D3099">
      <w:pPr>
        <w:pStyle w:val="BodyText"/>
      </w:pPr>
      <w:r>
        <w:t>Sections align with typical SOP structure: 1. Purpose &amp; Scope 2. Inputs &amp; Preconditions 3. Step-by-Step Procedure 4. Outputs &amp; Deliverables 5. Quality Checks &amp; Best Practices</w:t>
      </w:r>
    </w:p>
    <w:p w14:paraId="628D92EF" w14:textId="77777777" w:rsidR="00CE33E1" w:rsidRDefault="00000000">
      <w:r>
        <w:lastRenderedPageBreak/>
        <w:pict w14:anchorId="23DFEAD7">
          <v:rect id="_x0000_i1043" style="width:0;height:1.5pt" o:hralign="center" o:hrstd="t" o:hr="t"/>
        </w:pict>
      </w:r>
    </w:p>
    <w:p w14:paraId="6C4AC8E4" w14:textId="77777777" w:rsidR="00CE33E1" w:rsidRDefault="006D3099">
      <w:pPr>
        <w:pStyle w:val="Heading2"/>
      </w:pPr>
      <w:bookmarkStart w:id="44" w:name="end-of-checklist"/>
      <w:bookmarkEnd w:id="43"/>
      <w:r>
        <w:t>End of Checklist</w:t>
      </w:r>
    </w:p>
    <w:p w14:paraId="0C09CC84" w14:textId="77777777" w:rsidR="00CE33E1" w:rsidRDefault="006D3099">
      <w:pPr>
        <w:pStyle w:val="FirstParagraph"/>
      </w:pPr>
      <w:r>
        <w:t xml:space="preserve">This checklist represents a </w:t>
      </w:r>
      <w:r>
        <w:rPr>
          <w:b/>
          <w:bCs/>
        </w:rPr>
        <w:t>complete, generic workflow</w:t>
      </w:r>
      <w:r>
        <w:t xml:space="preserve"> for performing short circuit studies in ASPEN OneLiner and can be reused for all future projects.</w:t>
      </w:r>
      <w:bookmarkEnd w:id="44"/>
    </w:p>
    <w:sectPr w:rsidR="00CE33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B0CE8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927B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4BCBDE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3C08E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9129E7"/>
    <w:multiLevelType w:val="multilevel"/>
    <w:tmpl w:val="F3C08E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5504859">
    <w:abstractNumId w:val="0"/>
  </w:num>
  <w:num w:numId="2" w16cid:durableId="905141203">
    <w:abstractNumId w:val="1"/>
  </w:num>
  <w:num w:numId="3" w16cid:durableId="1176653684">
    <w:abstractNumId w:val="1"/>
  </w:num>
  <w:num w:numId="4" w16cid:durableId="1341544797">
    <w:abstractNumId w:val="1"/>
  </w:num>
  <w:num w:numId="5" w16cid:durableId="50153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6342422">
    <w:abstractNumId w:val="1"/>
  </w:num>
  <w:num w:numId="7" w16cid:durableId="1643726835">
    <w:abstractNumId w:val="1"/>
  </w:num>
  <w:num w:numId="8" w16cid:durableId="1718628352">
    <w:abstractNumId w:val="1"/>
  </w:num>
  <w:num w:numId="9" w16cid:durableId="1445661131">
    <w:abstractNumId w:val="1"/>
  </w:num>
  <w:num w:numId="10" w16cid:durableId="8880342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8638745">
    <w:abstractNumId w:val="1"/>
  </w:num>
  <w:num w:numId="12" w16cid:durableId="7800312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720595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801443">
    <w:abstractNumId w:val="1"/>
  </w:num>
  <w:num w:numId="15" w16cid:durableId="263653610">
    <w:abstractNumId w:val="1"/>
  </w:num>
  <w:num w:numId="16" w16cid:durableId="95252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1432496">
    <w:abstractNumId w:val="1"/>
  </w:num>
  <w:num w:numId="18" w16cid:durableId="16346736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438950">
    <w:abstractNumId w:val="1"/>
  </w:num>
  <w:num w:numId="20" w16cid:durableId="76874935">
    <w:abstractNumId w:val="1"/>
  </w:num>
  <w:num w:numId="21" w16cid:durableId="1230919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04360386">
    <w:abstractNumId w:val="1"/>
  </w:num>
  <w:num w:numId="23" w16cid:durableId="173880505">
    <w:abstractNumId w:val="1"/>
  </w:num>
  <w:num w:numId="24" w16cid:durableId="1197154533">
    <w:abstractNumId w:val="2"/>
  </w:num>
  <w:num w:numId="25" w16cid:durableId="762645360">
    <w:abstractNumId w:val="2"/>
  </w:num>
  <w:num w:numId="26" w16cid:durableId="1804301356">
    <w:abstractNumId w:val="2"/>
  </w:num>
  <w:num w:numId="27" w16cid:durableId="1623727408">
    <w:abstractNumId w:val="2"/>
  </w:num>
  <w:num w:numId="28" w16cid:durableId="537157830">
    <w:abstractNumId w:val="2"/>
  </w:num>
  <w:num w:numId="29" w16cid:durableId="177084171">
    <w:abstractNumId w:val="2"/>
  </w:num>
  <w:num w:numId="30" w16cid:durableId="2078625528">
    <w:abstractNumId w:val="2"/>
  </w:num>
  <w:num w:numId="31" w16cid:durableId="1266234557">
    <w:abstractNumId w:val="2"/>
  </w:num>
  <w:num w:numId="32" w16cid:durableId="686641888">
    <w:abstractNumId w:val="2"/>
  </w:num>
  <w:num w:numId="33" w16cid:durableId="261378951">
    <w:abstractNumId w:val="2"/>
  </w:num>
  <w:num w:numId="34" w16cid:durableId="305429636">
    <w:abstractNumId w:val="2"/>
  </w:num>
  <w:num w:numId="35" w16cid:durableId="2027436803">
    <w:abstractNumId w:val="2"/>
  </w:num>
  <w:num w:numId="36" w16cid:durableId="890842750">
    <w:abstractNumId w:val="2"/>
  </w:num>
  <w:num w:numId="37" w16cid:durableId="776366399">
    <w:abstractNumId w:val="2"/>
  </w:num>
  <w:num w:numId="38" w16cid:durableId="1349017343">
    <w:abstractNumId w:val="2"/>
  </w:num>
  <w:num w:numId="39" w16cid:durableId="162209980">
    <w:abstractNumId w:val="1"/>
  </w:num>
  <w:num w:numId="40" w16cid:durableId="927886481">
    <w:abstractNumId w:val="1"/>
  </w:num>
  <w:num w:numId="41" w16cid:durableId="2013292121">
    <w:abstractNumId w:val="1"/>
  </w:num>
  <w:num w:numId="42" w16cid:durableId="137233906">
    <w:abstractNumId w:val="1"/>
  </w:num>
  <w:num w:numId="43" w16cid:durableId="37363322">
    <w:abstractNumId w:val="1"/>
  </w:num>
  <w:num w:numId="44" w16cid:durableId="1903565414">
    <w:abstractNumId w:val="1"/>
  </w:num>
  <w:num w:numId="45" w16cid:durableId="1272081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E1"/>
    <w:rsid w:val="00003DB5"/>
    <w:rsid w:val="00011FD2"/>
    <w:rsid w:val="000247A8"/>
    <w:rsid w:val="00065362"/>
    <w:rsid w:val="000B5DC2"/>
    <w:rsid w:val="000C647F"/>
    <w:rsid w:val="00101043"/>
    <w:rsid w:val="001439EB"/>
    <w:rsid w:val="00260907"/>
    <w:rsid w:val="002A3234"/>
    <w:rsid w:val="002B5B43"/>
    <w:rsid w:val="002E70F2"/>
    <w:rsid w:val="0036609A"/>
    <w:rsid w:val="00442135"/>
    <w:rsid w:val="00455489"/>
    <w:rsid w:val="00457D7E"/>
    <w:rsid w:val="004640CD"/>
    <w:rsid w:val="0048479F"/>
    <w:rsid w:val="0052649E"/>
    <w:rsid w:val="00543806"/>
    <w:rsid w:val="005C1481"/>
    <w:rsid w:val="00646333"/>
    <w:rsid w:val="006949A5"/>
    <w:rsid w:val="006A5E5D"/>
    <w:rsid w:val="006B0E03"/>
    <w:rsid w:val="006D3099"/>
    <w:rsid w:val="007055FB"/>
    <w:rsid w:val="00743978"/>
    <w:rsid w:val="00772FB9"/>
    <w:rsid w:val="00794534"/>
    <w:rsid w:val="007C1099"/>
    <w:rsid w:val="007E10E8"/>
    <w:rsid w:val="008047FF"/>
    <w:rsid w:val="008B7648"/>
    <w:rsid w:val="00920955"/>
    <w:rsid w:val="00940A06"/>
    <w:rsid w:val="009807A0"/>
    <w:rsid w:val="009A2F6F"/>
    <w:rsid w:val="009B578C"/>
    <w:rsid w:val="00A93B2C"/>
    <w:rsid w:val="00AD267D"/>
    <w:rsid w:val="00AD2CA1"/>
    <w:rsid w:val="00B47773"/>
    <w:rsid w:val="00B7697A"/>
    <w:rsid w:val="00BF126B"/>
    <w:rsid w:val="00BF2EC6"/>
    <w:rsid w:val="00BF6125"/>
    <w:rsid w:val="00C74F74"/>
    <w:rsid w:val="00C80ECF"/>
    <w:rsid w:val="00C9331E"/>
    <w:rsid w:val="00CB3CDB"/>
    <w:rsid w:val="00CC34D5"/>
    <w:rsid w:val="00CD36D0"/>
    <w:rsid w:val="00CE33E1"/>
    <w:rsid w:val="00D13B5F"/>
    <w:rsid w:val="00D30303"/>
    <w:rsid w:val="00DB0BBA"/>
    <w:rsid w:val="00DE55C1"/>
    <w:rsid w:val="00E5549C"/>
    <w:rsid w:val="00F404D7"/>
    <w:rsid w:val="032791B3"/>
    <w:rsid w:val="06C14657"/>
    <w:rsid w:val="076F6EF1"/>
    <w:rsid w:val="0773800A"/>
    <w:rsid w:val="0815A59B"/>
    <w:rsid w:val="0C50C93A"/>
    <w:rsid w:val="0CDFE0AE"/>
    <w:rsid w:val="0D6AEBAE"/>
    <w:rsid w:val="0F59A65F"/>
    <w:rsid w:val="11E1B796"/>
    <w:rsid w:val="127AFC1C"/>
    <w:rsid w:val="1419C665"/>
    <w:rsid w:val="16DD5933"/>
    <w:rsid w:val="171505C1"/>
    <w:rsid w:val="1730CD49"/>
    <w:rsid w:val="1857E51A"/>
    <w:rsid w:val="1C05A437"/>
    <w:rsid w:val="1D7F0707"/>
    <w:rsid w:val="1E4F27F9"/>
    <w:rsid w:val="1E6E5B07"/>
    <w:rsid w:val="1F7D9FC1"/>
    <w:rsid w:val="217AA7F8"/>
    <w:rsid w:val="2191B3DC"/>
    <w:rsid w:val="22D7DCD9"/>
    <w:rsid w:val="2415AFB7"/>
    <w:rsid w:val="25A863A0"/>
    <w:rsid w:val="25B1645F"/>
    <w:rsid w:val="2A207BAE"/>
    <w:rsid w:val="2A4E590A"/>
    <w:rsid w:val="2B98E311"/>
    <w:rsid w:val="2B9F1768"/>
    <w:rsid w:val="2C364961"/>
    <w:rsid w:val="2CADBC14"/>
    <w:rsid w:val="2EC6A6E1"/>
    <w:rsid w:val="30469DB4"/>
    <w:rsid w:val="31F0C29C"/>
    <w:rsid w:val="342C3B6E"/>
    <w:rsid w:val="3564EC11"/>
    <w:rsid w:val="3B1DF049"/>
    <w:rsid w:val="3B22FB07"/>
    <w:rsid w:val="3C3174F4"/>
    <w:rsid w:val="3DFFAE82"/>
    <w:rsid w:val="3ED5534B"/>
    <w:rsid w:val="3F0DEE7D"/>
    <w:rsid w:val="40F7DB83"/>
    <w:rsid w:val="42C05539"/>
    <w:rsid w:val="4407E572"/>
    <w:rsid w:val="45DD655D"/>
    <w:rsid w:val="45F5CD26"/>
    <w:rsid w:val="48AA3778"/>
    <w:rsid w:val="48DC7CB6"/>
    <w:rsid w:val="493658FC"/>
    <w:rsid w:val="4AAD3455"/>
    <w:rsid w:val="4BF6991E"/>
    <w:rsid w:val="4CC2332F"/>
    <w:rsid w:val="4D2751A5"/>
    <w:rsid w:val="522ABFB2"/>
    <w:rsid w:val="535CCB7E"/>
    <w:rsid w:val="53E4618E"/>
    <w:rsid w:val="54960F03"/>
    <w:rsid w:val="54A3FE40"/>
    <w:rsid w:val="5513535F"/>
    <w:rsid w:val="56DFA3F9"/>
    <w:rsid w:val="5A509028"/>
    <w:rsid w:val="5D3B2C38"/>
    <w:rsid w:val="5DDF8CF6"/>
    <w:rsid w:val="5F5164F0"/>
    <w:rsid w:val="5F5D3E30"/>
    <w:rsid w:val="616F3127"/>
    <w:rsid w:val="623A96FF"/>
    <w:rsid w:val="627FF76B"/>
    <w:rsid w:val="65361DE7"/>
    <w:rsid w:val="6541356E"/>
    <w:rsid w:val="66C0B463"/>
    <w:rsid w:val="686B558D"/>
    <w:rsid w:val="68725ED7"/>
    <w:rsid w:val="6AC7FB15"/>
    <w:rsid w:val="6ACE3276"/>
    <w:rsid w:val="6B9B93A9"/>
    <w:rsid w:val="6BDD1FD0"/>
    <w:rsid w:val="6E4E7CF3"/>
    <w:rsid w:val="6F3736F6"/>
    <w:rsid w:val="70D31A07"/>
    <w:rsid w:val="72780840"/>
    <w:rsid w:val="73BA297A"/>
    <w:rsid w:val="7437FF12"/>
    <w:rsid w:val="74E8D83E"/>
    <w:rsid w:val="76DB314A"/>
    <w:rsid w:val="79E60F2A"/>
    <w:rsid w:val="7E8C014D"/>
    <w:rsid w:val="7F03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B0D6"/>
  <w15:docId w15:val="{973668C7-71EC-4060-957B-895F691C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Revision">
    <w:name w:val="Revision"/>
    <w:hidden/>
    <w:rsid w:val="009807A0"/>
    <w:pPr>
      <w:spacing w:after="0"/>
    </w:pPr>
  </w:style>
  <w:style w:type="paragraph" w:styleId="ListParagraph">
    <w:name w:val="List Paragraph"/>
    <w:basedOn w:val="Normal"/>
    <w:rsid w:val="00920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hyperlink" Target="https://www.pjm.com/planning/service-requests/serial-service-request-statu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1276</Words>
  <Characters>6500</Characters>
  <Application>Microsoft Office Word</Application>
  <DocSecurity>0</DocSecurity>
  <Lines>209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Hussain Al-Digs</dc:creator>
  <cp:keywords/>
  <cp:lastModifiedBy>Hussain Al-Digs</cp:lastModifiedBy>
  <cp:revision>7</cp:revision>
  <dcterms:created xsi:type="dcterms:W3CDTF">2026-02-12T03:54:00Z</dcterms:created>
  <dcterms:modified xsi:type="dcterms:W3CDTF">2026-03-10T07:46:00Z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d72bec-4dec-461e-85eb-2fe4c9399506_Enabled">
    <vt:lpwstr>true</vt:lpwstr>
  </property>
  <property fmtid="{D5CDD505-2E9C-101B-9397-08002B2CF9AE}" pid="3" name="MSIP_Label_0ad72bec-4dec-461e-85eb-2fe4c9399506_SetDate">
    <vt:lpwstr>2026-01-26T07:51:42Z</vt:lpwstr>
  </property>
  <property fmtid="{D5CDD505-2E9C-101B-9397-08002B2CF9AE}" pid="4" name="MSIP_Label_0ad72bec-4dec-461e-85eb-2fe4c9399506_Method">
    <vt:lpwstr>Standard</vt:lpwstr>
  </property>
  <property fmtid="{D5CDD505-2E9C-101B-9397-08002B2CF9AE}" pid="5" name="MSIP_Label_0ad72bec-4dec-461e-85eb-2fe4c9399506_Name">
    <vt:lpwstr>Restricted</vt:lpwstr>
  </property>
  <property fmtid="{D5CDD505-2E9C-101B-9397-08002B2CF9AE}" pid="6" name="MSIP_Label_0ad72bec-4dec-461e-85eb-2fe4c9399506_SiteId">
    <vt:lpwstr>bd2ad3d7-9f57-418d-9a0b-9ff04b469f6d</vt:lpwstr>
  </property>
  <property fmtid="{D5CDD505-2E9C-101B-9397-08002B2CF9AE}" pid="7" name="MSIP_Label_0ad72bec-4dec-461e-85eb-2fe4c9399506_ActionId">
    <vt:lpwstr>41cbb0f4-db41-4a43-8f85-370d28b92d6e</vt:lpwstr>
  </property>
  <property fmtid="{D5CDD505-2E9C-101B-9397-08002B2CF9AE}" pid="8" name="MSIP_Label_0ad72bec-4dec-461e-85eb-2fe4c9399506_ContentBits">
    <vt:lpwstr>0</vt:lpwstr>
  </property>
  <property fmtid="{D5CDD505-2E9C-101B-9397-08002B2CF9AE}" pid="9" name="MSIP_Label_0ad72bec-4dec-461e-85eb-2fe4c9399506_Tag">
    <vt:lpwstr>10, 3, 0, 1</vt:lpwstr>
  </property>
</Properties>
</file>